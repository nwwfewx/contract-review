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0448B">
      <w:pPr>
        <w:pStyle w:val="17"/>
        <w:rPr>
          <w:rFonts w:ascii="Times New Roman" w:hAnsi="Times New Roman" w:cs="Times New Roman"/>
        </w:rPr>
      </w:pPr>
      <w:r>
        <w:rPr>
          <w:rFonts w:ascii="Times New Roman" w:hAnsi="Times New Roman" w:cs="Times New Roman"/>
        </w:rPr>
        <w:t>关于：</w:t>
      </w:r>
      <w:r>
        <w:rPr>
          <w:rFonts w:hint="eastAsia" w:ascii="Times New Roman" w:hAnsi="Times New Roman" w:cs="Times New Roman"/>
        </w:rPr>
        <w:t>中金-保利发展商业持有型不动产资产支持专项计划（暂定）</w:t>
      </w:r>
    </w:p>
    <w:p w14:paraId="21F26D47">
      <w:pPr>
        <w:pStyle w:val="17"/>
        <w:rPr>
          <w:rFonts w:ascii="Times New Roman" w:hAnsi="Times New Roman" w:cs="Times New Roman"/>
        </w:rPr>
      </w:pPr>
      <w:r>
        <w:rPr>
          <w:rFonts w:ascii="Times New Roman" w:hAnsi="Times New Roman" w:cs="Times New Roman"/>
        </w:rPr>
        <w:t>之立项意见&amp;尽调清单【另类】</w:t>
      </w:r>
    </w:p>
    <w:p w14:paraId="2A073619">
      <w:pPr>
        <w:pStyle w:val="2"/>
        <w:numPr>
          <w:ilvl w:val="0"/>
          <w:numId w:val="3"/>
        </w:numPr>
      </w:pPr>
      <w:r>
        <w:t>基本情况</w:t>
      </w:r>
    </w:p>
    <w:tbl>
      <w:tblPr>
        <w:tblStyle w:val="19"/>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0" w:type="dxa"/>
          <w:bottom w:w="0" w:type="dxa"/>
          <w:right w:w="0" w:type="dxa"/>
        </w:tblCellMar>
      </w:tblPr>
      <w:tblGrid>
        <w:gridCol w:w="1826"/>
        <w:gridCol w:w="7119"/>
      </w:tblGrid>
      <w:tr w14:paraId="6DE68B86">
        <w:trPr>
          <w:jc w:val="center"/>
        </w:trPr>
        <w:tc>
          <w:tcPr>
            <w:tcW w:w="1826" w:type="dxa"/>
            <w:shd w:val="clear" w:color="auto" w:fill="auto"/>
            <w:tcMar>
              <w:top w:w="57" w:type="dxa"/>
              <w:left w:w="144" w:type="dxa"/>
              <w:bottom w:w="57" w:type="dxa"/>
              <w:right w:w="144" w:type="dxa"/>
            </w:tcMar>
            <w:vAlign w:val="center"/>
          </w:tcPr>
          <w:p w14:paraId="6C65DD1E">
            <w:pPr>
              <w:spacing w:after="0" w:afterLines="0"/>
              <w:ind w:firstLine="0" w:firstLineChars="0"/>
              <w:jc w:val="center"/>
            </w:pPr>
            <w:r>
              <w:t>原始权益人/</w:t>
            </w:r>
          </w:p>
          <w:p w14:paraId="67D5EC87">
            <w:pPr>
              <w:spacing w:after="0" w:afterLines="0"/>
              <w:ind w:firstLine="0" w:firstLineChars="0"/>
              <w:jc w:val="center"/>
              <w:rPr>
                <w:rFonts w:hint="eastAsia"/>
                <w:lang w:val="en-US" w:eastAsia="zh-CN"/>
              </w:rPr>
            </w:pPr>
            <w:r>
              <w:rPr>
                <w:rFonts w:hint="eastAsia"/>
                <w:lang w:val="en-US" w:eastAsia="zh-CN"/>
              </w:rPr>
              <w:t>优先收购权/</w:t>
            </w:r>
          </w:p>
          <w:p w14:paraId="7BE90334">
            <w:pPr>
              <w:spacing w:after="0" w:afterLines="0"/>
              <w:ind w:firstLine="0" w:firstLineChars="0"/>
              <w:jc w:val="center"/>
              <w:rPr>
                <w:rFonts w:hint="eastAsia"/>
                <w:b/>
                <w:bCs/>
                <w:lang w:val="en-US" w:eastAsia="zh-CN"/>
              </w:rPr>
            </w:pPr>
            <w:r>
              <w:rPr>
                <w:rFonts w:hint="eastAsia"/>
                <w:b/>
                <w:bCs/>
                <w:lang w:val="en-US" w:eastAsia="zh-CN"/>
              </w:rPr>
              <w:t>运营管理/</w:t>
            </w:r>
          </w:p>
          <w:p w14:paraId="19EAF50D">
            <w:pPr>
              <w:spacing w:after="0" w:afterLines="0"/>
              <w:ind w:firstLine="0" w:firstLineChars="0"/>
              <w:jc w:val="center"/>
              <w:rPr>
                <w:rFonts w:hint="eastAsia"/>
                <w:lang w:val="en-US" w:eastAsia="zh-CN"/>
              </w:rPr>
            </w:pPr>
            <w:r>
              <w:rPr>
                <w:rFonts w:hint="eastAsia"/>
                <w:b/>
                <w:bCs/>
                <w:lang w:val="en-US" w:eastAsia="zh-CN"/>
              </w:rPr>
              <w:t>业绩承诺</w:t>
            </w:r>
            <w:r>
              <w:rPr>
                <w:rFonts w:hint="eastAsia"/>
                <w:lang w:val="en-US" w:eastAsia="zh-CN"/>
              </w:rPr>
              <w:t>/</w:t>
            </w:r>
          </w:p>
          <w:p w14:paraId="1DA5CB5A">
            <w:pPr>
              <w:spacing w:after="0" w:afterLines="0"/>
              <w:ind w:firstLine="0" w:firstLineChars="0"/>
              <w:jc w:val="center"/>
              <w:rPr>
                <w:rFonts w:hint="default"/>
                <w:lang w:val="en-US" w:eastAsia="zh-CN"/>
              </w:rPr>
            </w:pPr>
            <w:r>
              <w:rPr>
                <w:rFonts w:hint="eastAsia"/>
                <w:b/>
                <w:bCs/>
                <w:lang w:val="en-US" w:eastAsia="zh-CN"/>
              </w:rPr>
              <w:t>流动性支持</w:t>
            </w:r>
          </w:p>
        </w:tc>
        <w:tc>
          <w:tcPr>
            <w:tcW w:w="7119" w:type="dxa"/>
            <w:shd w:val="clear" w:color="auto" w:fill="auto"/>
            <w:tcMar>
              <w:top w:w="57" w:type="dxa"/>
              <w:left w:w="144" w:type="dxa"/>
              <w:bottom w:w="57" w:type="dxa"/>
              <w:right w:w="144" w:type="dxa"/>
            </w:tcMar>
            <w:vAlign w:val="center"/>
          </w:tcPr>
          <w:p w14:paraId="1F49C7C7">
            <w:pPr>
              <w:spacing w:after="0" w:afterLines="0"/>
              <w:ind w:firstLine="0" w:firstLineChars="0"/>
              <w:rPr>
                <w:rFonts w:hint="eastAsia"/>
                <w:lang w:val="en-US" w:eastAsia="zh-CN"/>
              </w:rPr>
            </w:pPr>
            <w:r>
              <w:rPr>
                <w:rFonts w:hint="eastAsia"/>
                <w:lang w:val="en-US" w:eastAsia="zh-CN"/>
              </w:rPr>
              <w:t>广东保利商业发展有限公司/</w:t>
            </w:r>
          </w:p>
          <w:p w14:paraId="403FE562">
            <w:pPr>
              <w:spacing w:after="0" w:afterLines="0"/>
              <w:ind w:firstLine="0" w:firstLineChars="0"/>
              <w:rPr>
                <w:rFonts w:hint="eastAsia"/>
                <w:lang w:val="en-US" w:eastAsia="zh-CN"/>
              </w:rPr>
            </w:pPr>
            <w:r>
              <w:rPr>
                <w:rFonts w:hint="eastAsia"/>
                <w:b/>
                <w:bCs/>
                <w:lang w:val="en-US" w:eastAsia="zh-CN"/>
              </w:rPr>
              <w:t>保利商业投资有限公司</w:t>
            </w:r>
            <w:r>
              <w:rPr>
                <w:rFonts w:hint="eastAsia"/>
                <w:lang w:val="en-US" w:eastAsia="zh-CN"/>
              </w:rPr>
              <w:t>/</w:t>
            </w:r>
          </w:p>
          <w:p w14:paraId="14DFEF28">
            <w:pPr>
              <w:spacing w:after="0" w:afterLines="0"/>
              <w:ind w:firstLine="0" w:firstLineChars="0"/>
              <w:rPr>
                <w:rFonts w:hint="default" w:eastAsia="宋体"/>
                <w:lang w:val="en-US" w:eastAsia="zh-CN"/>
              </w:rPr>
            </w:pPr>
            <w:r>
              <w:rPr>
                <w:rFonts w:hint="default" w:eastAsia="宋体"/>
                <w:b/>
                <w:bCs/>
                <w:lang w:val="en-US" w:eastAsia="zh-CN"/>
              </w:rPr>
              <w:t>保利发展控股集团股份有限公司</w:t>
            </w:r>
          </w:p>
        </w:tc>
      </w:tr>
      <w:tr w14:paraId="7F2C4C15">
        <w:trPr>
          <w:jc w:val="center"/>
        </w:trPr>
        <w:tc>
          <w:tcPr>
            <w:tcW w:w="1826" w:type="dxa"/>
            <w:shd w:val="clear" w:color="auto" w:fill="auto"/>
            <w:tcMar>
              <w:top w:w="57" w:type="dxa"/>
              <w:left w:w="144" w:type="dxa"/>
              <w:bottom w:w="57" w:type="dxa"/>
              <w:right w:w="144" w:type="dxa"/>
            </w:tcMar>
            <w:vAlign w:val="center"/>
          </w:tcPr>
          <w:p w14:paraId="0CE525D5">
            <w:pPr>
              <w:spacing w:after="0" w:afterLines="0"/>
              <w:ind w:firstLine="0" w:firstLineChars="0"/>
              <w:jc w:val="center"/>
            </w:pPr>
            <w:r>
              <w:t>募集规模</w:t>
            </w:r>
          </w:p>
        </w:tc>
        <w:tc>
          <w:tcPr>
            <w:tcW w:w="7119" w:type="dxa"/>
            <w:shd w:val="clear" w:color="auto" w:fill="auto"/>
            <w:tcMar>
              <w:top w:w="57" w:type="dxa"/>
              <w:left w:w="144" w:type="dxa"/>
              <w:bottom w:w="57" w:type="dxa"/>
              <w:right w:w="144" w:type="dxa"/>
            </w:tcMar>
            <w:vAlign w:val="center"/>
          </w:tcPr>
          <w:p w14:paraId="4DE90331">
            <w:pPr>
              <w:spacing w:after="0" w:afterLines="0"/>
              <w:ind w:firstLine="0" w:firstLineChars="0"/>
            </w:pPr>
            <w:r>
              <w:rPr>
                <w:rFonts w:hint="eastAsia"/>
                <w:lang w:val="en-US" w:eastAsia="zh-CN"/>
              </w:rPr>
              <w:t>22.36</w:t>
            </w:r>
            <w:r>
              <w:t>亿（</w:t>
            </w:r>
            <w:r>
              <w:rPr>
                <w:rFonts w:hint="eastAsia"/>
                <w:lang w:val="en-US" w:eastAsia="zh-CN"/>
              </w:rPr>
              <w:t>底层资产</w:t>
            </w:r>
            <w:r>
              <w:t>总估值</w:t>
            </w:r>
            <w:r>
              <w:rPr>
                <w:rFonts w:hint="eastAsia"/>
                <w:lang w:val="en-US" w:eastAsia="zh-CN"/>
              </w:rPr>
              <w:t>20.78，</w:t>
            </w:r>
            <w:r>
              <w:rPr>
                <w:highlight w:val="yellow"/>
              </w:rPr>
              <w:t>【】</w:t>
            </w:r>
            <w:r>
              <w:rPr>
                <w:rFonts w:hint="eastAsia"/>
                <w:lang w:val="en-US" w:eastAsia="zh-CN"/>
              </w:rPr>
              <w:t>了解差异原因，材料显示是项目公司对保利发展有3.54亿的其他应收），其中</w:t>
            </w:r>
            <w:r>
              <w:t>原始权益人</w:t>
            </w:r>
            <w:r>
              <w:rPr>
                <w:rFonts w:hint="eastAsia"/>
                <w:lang w:val="en-US" w:eastAsia="zh-CN"/>
              </w:rPr>
              <w:t>不低于20</w:t>
            </w:r>
            <w:r>
              <w:t>%，</w:t>
            </w:r>
            <w:r>
              <w:rPr>
                <w:highlight w:val="yellow"/>
              </w:rPr>
              <w:t>【】</w:t>
            </w:r>
            <w:r>
              <w:t>其他投资人情况</w:t>
            </w:r>
          </w:p>
        </w:tc>
      </w:tr>
      <w:tr w14:paraId="3293FD1F">
        <w:trPr>
          <w:jc w:val="center"/>
        </w:trPr>
        <w:tc>
          <w:tcPr>
            <w:tcW w:w="1826" w:type="dxa"/>
            <w:shd w:val="clear" w:color="auto" w:fill="auto"/>
            <w:tcMar>
              <w:top w:w="57" w:type="dxa"/>
              <w:left w:w="144" w:type="dxa"/>
              <w:bottom w:w="57" w:type="dxa"/>
              <w:right w:w="144" w:type="dxa"/>
            </w:tcMar>
            <w:vAlign w:val="center"/>
          </w:tcPr>
          <w:p w14:paraId="3B312661">
            <w:pPr>
              <w:spacing w:after="0" w:afterLines="0"/>
              <w:ind w:firstLine="0" w:firstLineChars="0"/>
              <w:jc w:val="center"/>
              <w:rPr>
                <w:rFonts w:hint="default" w:eastAsia="宋体"/>
                <w:lang w:val="en-US" w:eastAsia="zh-CN"/>
              </w:rPr>
            </w:pPr>
            <w:r>
              <w:rPr>
                <w:rFonts w:hint="eastAsia"/>
                <w:lang w:val="en-US" w:eastAsia="zh-CN"/>
              </w:rPr>
              <w:t>杠杆比例</w:t>
            </w:r>
          </w:p>
        </w:tc>
        <w:tc>
          <w:tcPr>
            <w:tcW w:w="7119" w:type="dxa"/>
            <w:shd w:val="clear" w:color="auto" w:fill="auto"/>
            <w:tcMar>
              <w:top w:w="57" w:type="dxa"/>
              <w:left w:w="144" w:type="dxa"/>
              <w:bottom w:w="57" w:type="dxa"/>
              <w:right w:w="144" w:type="dxa"/>
            </w:tcMar>
            <w:vAlign w:val="center"/>
          </w:tcPr>
          <w:p w14:paraId="327958A5">
            <w:pPr>
              <w:spacing w:after="0" w:afterLines="0"/>
              <w:ind w:firstLine="0" w:firstLineChars="0"/>
            </w:pPr>
            <w:r>
              <w:rPr>
                <w:rFonts w:hint="eastAsia"/>
                <w:lang w:val="en-US" w:eastAsia="zh-CN"/>
              </w:rPr>
              <w:t>无</w:t>
            </w:r>
            <w:r>
              <w:rPr>
                <w:rFonts w:hint="eastAsia"/>
              </w:rPr>
              <w:t>（暂定，后期考虑引入25%杠杆</w:t>
            </w:r>
            <w:r>
              <w:rPr>
                <w:rFonts w:hint="eastAsia"/>
                <w:lang w:eastAsia="zh-CN"/>
              </w:rPr>
              <w:t>，</w:t>
            </w:r>
            <w:r>
              <w:rPr>
                <w:highlight w:val="yellow"/>
              </w:rPr>
              <w:t>【】</w:t>
            </w:r>
            <w:r>
              <w:rPr>
                <w:rFonts w:hint="eastAsia"/>
                <w:lang w:val="en-US" w:eastAsia="zh-CN"/>
              </w:rPr>
              <w:t>了解背景</w:t>
            </w:r>
            <w:r>
              <w:rPr>
                <w:rFonts w:hint="eastAsia"/>
              </w:rPr>
              <w:t>）</w:t>
            </w:r>
          </w:p>
        </w:tc>
      </w:tr>
      <w:tr w14:paraId="11AD3022">
        <w:trPr>
          <w:jc w:val="center"/>
        </w:trPr>
        <w:tc>
          <w:tcPr>
            <w:tcW w:w="1826" w:type="dxa"/>
            <w:shd w:val="clear" w:color="auto" w:fill="auto"/>
            <w:tcMar>
              <w:top w:w="57" w:type="dxa"/>
              <w:left w:w="144" w:type="dxa"/>
              <w:bottom w:w="57" w:type="dxa"/>
              <w:right w:w="144" w:type="dxa"/>
            </w:tcMar>
            <w:vAlign w:val="center"/>
          </w:tcPr>
          <w:p w14:paraId="616FC74D">
            <w:pPr>
              <w:spacing w:after="0" w:afterLines="0"/>
              <w:ind w:firstLine="0" w:firstLineChars="0"/>
              <w:jc w:val="center"/>
            </w:pPr>
            <w:r>
              <w:t>拟投规模</w:t>
            </w:r>
          </w:p>
        </w:tc>
        <w:tc>
          <w:tcPr>
            <w:tcW w:w="7119" w:type="dxa"/>
            <w:shd w:val="clear" w:color="auto" w:fill="auto"/>
            <w:tcMar>
              <w:top w:w="57" w:type="dxa"/>
              <w:left w:w="144" w:type="dxa"/>
              <w:bottom w:w="57" w:type="dxa"/>
              <w:right w:w="144" w:type="dxa"/>
            </w:tcMar>
            <w:vAlign w:val="center"/>
          </w:tcPr>
          <w:p w14:paraId="183DB09D">
            <w:pPr>
              <w:spacing w:after="0" w:afterLines="0"/>
              <w:ind w:firstLine="0" w:firstLineChars="0"/>
            </w:pPr>
            <w:r>
              <w:rPr>
                <w:highlight w:val="yellow"/>
              </w:rPr>
              <w:t>【】</w:t>
            </w:r>
            <w:r>
              <w:t>亿</w:t>
            </w:r>
          </w:p>
        </w:tc>
      </w:tr>
      <w:tr w14:paraId="1D19E75E">
        <w:trPr>
          <w:jc w:val="center"/>
        </w:trPr>
        <w:tc>
          <w:tcPr>
            <w:tcW w:w="1826" w:type="dxa"/>
            <w:shd w:val="clear" w:color="auto" w:fill="auto"/>
            <w:tcMar>
              <w:top w:w="57" w:type="dxa"/>
              <w:left w:w="144" w:type="dxa"/>
              <w:bottom w:w="57" w:type="dxa"/>
              <w:right w:w="144" w:type="dxa"/>
            </w:tcMar>
            <w:vAlign w:val="center"/>
          </w:tcPr>
          <w:p w14:paraId="3C1C4B90">
            <w:pPr>
              <w:spacing w:after="0" w:afterLines="0"/>
              <w:ind w:firstLine="0" w:firstLineChars="0"/>
              <w:jc w:val="center"/>
            </w:pPr>
            <w:r>
              <w:t>投资期限</w:t>
            </w:r>
          </w:p>
        </w:tc>
        <w:tc>
          <w:tcPr>
            <w:tcW w:w="7119" w:type="dxa"/>
            <w:shd w:val="clear" w:color="auto" w:fill="auto"/>
            <w:tcMar>
              <w:top w:w="57" w:type="dxa"/>
              <w:left w:w="144" w:type="dxa"/>
              <w:bottom w:w="57" w:type="dxa"/>
              <w:right w:w="144" w:type="dxa"/>
            </w:tcMar>
            <w:vAlign w:val="center"/>
          </w:tcPr>
          <w:p w14:paraId="248BAA88">
            <w:pPr>
              <w:spacing w:after="0" w:afterLines="0"/>
              <w:ind w:firstLine="0" w:firstLineChars="0"/>
              <w:rPr>
                <w:rFonts w:hint="default" w:eastAsia="宋体"/>
                <w:lang w:val="en-US" w:eastAsia="zh-CN"/>
              </w:rPr>
            </w:pPr>
            <w:r>
              <w:rPr>
                <w:rFonts w:hint="eastAsia"/>
                <w:highlight w:val="none"/>
                <w:lang w:val="en-US" w:eastAsia="zh-CN"/>
              </w:rPr>
              <w:t>5*n年（不超过剩余土地年限32，每5年一次开放退出）</w:t>
            </w:r>
          </w:p>
        </w:tc>
      </w:tr>
      <w:tr w14:paraId="032FC673">
        <w:trPr>
          <w:jc w:val="center"/>
        </w:trPr>
        <w:tc>
          <w:tcPr>
            <w:tcW w:w="1826" w:type="dxa"/>
            <w:shd w:val="clear" w:color="auto" w:fill="auto"/>
            <w:tcMar>
              <w:top w:w="57" w:type="dxa"/>
              <w:left w:w="144" w:type="dxa"/>
              <w:bottom w:w="57" w:type="dxa"/>
              <w:right w:w="144" w:type="dxa"/>
            </w:tcMar>
            <w:vAlign w:val="center"/>
          </w:tcPr>
          <w:p w14:paraId="05CDD153">
            <w:pPr>
              <w:spacing w:after="0" w:afterLines="0"/>
              <w:ind w:firstLine="0" w:firstLineChars="0"/>
              <w:jc w:val="center"/>
              <w:rPr>
                <w:rFonts w:hint="eastAsia"/>
                <w:lang w:val="en-US" w:eastAsia="zh-CN"/>
              </w:rPr>
            </w:pPr>
            <w:r>
              <w:t>底层资产</w:t>
            </w:r>
            <w:r>
              <w:rPr>
                <w:rFonts w:hint="eastAsia"/>
                <w:lang w:val="en-US" w:eastAsia="zh-CN"/>
              </w:rPr>
              <w:t>/</w:t>
            </w:r>
          </w:p>
          <w:p w14:paraId="4C3C5440">
            <w:pPr>
              <w:spacing w:after="0" w:afterLines="0"/>
              <w:ind w:firstLine="0" w:firstLineChars="0"/>
              <w:jc w:val="center"/>
              <w:rPr>
                <w:rFonts w:hint="eastAsia"/>
                <w:lang w:val="en-US" w:eastAsia="zh-CN"/>
              </w:rPr>
            </w:pPr>
            <w:r>
              <w:rPr>
                <w:rFonts w:hint="eastAsia"/>
                <w:lang w:val="en-US" w:eastAsia="zh-CN"/>
              </w:rPr>
              <w:t>项目公司/</w:t>
            </w:r>
          </w:p>
          <w:p w14:paraId="4DF1E3D5">
            <w:pPr>
              <w:spacing w:after="0" w:afterLines="0"/>
              <w:ind w:firstLine="0" w:firstLineChars="0"/>
              <w:jc w:val="center"/>
              <w:rPr>
                <w:rFonts w:hint="default"/>
                <w:lang w:val="en-US" w:eastAsia="zh-CN"/>
              </w:rPr>
            </w:pPr>
            <w:r>
              <w:rPr>
                <w:rFonts w:hint="eastAsia"/>
                <w:lang w:val="en-US" w:eastAsia="zh-CN"/>
              </w:rPr>
              <w:t>估值/单价</w:t>
            </w:r>
          </w:p>
        </w:tc>
        <w:tc>
          <w:tcPr>
            <w:tcW w:w="7119" w:type="dxa"/>
            <w:shd w:val="clear" w:color="auto" w:fill="auto"/>
            <w:tcMar>
              <w:top w:w="57" w:type="dxa"/>
              <w:left w:w="144" w:type="dxa"/>
              <w:bottom w:w="57" w:type="dxa"/>
              <w:right w:w="144" w:type="dxa"/>
            </w:tcMar>
            <w:vAlign w:val="center"/>
          </w:tcPr>
          <w:p w14:paraId="42825958">
            <w:pPr>
              <w:spacing w:after="0" w:afterLines="0"/>
              <w:ind w:firstLine="0" w:firstLineChars="0"/>
              <w:rPr>
                <w:rStyle w:val="55"/>
                <w:rFonts w:hint="eastAsia"/>
                <w:lang w:val="en-US" w:eastAsia="zh-CN"/>
              </w:rPr>
            </w:pPr>
            <w:r>
              <w:rPr>
                <w:rStyle w:val="55"/>
                <w:rFonts w:hint="eastAsia"/>
                <w:lang w:val="en-US" w:eastAsia="zh-CN"/>
              </w:rPr>
              <w:t>广州保利中心（瑞咨企业管理有限公司，14.94亿，1.88万/㎡）</w:t>
            </w:r>
          </w:p>
          <w:p w14:paraId="680E746C">
            <w:pPr>
              <w:spacing w:after="0" w:afterLines="0"/>
              <w:ind w:firstLine="0" w:firstLineChars="0"/>
              <w:rPr>
                <w:rStyle w:val="55"/>
                <w:rFonts w:hint="default"/>
                <w:lang w:val="en-US" w:eastAsia="zh-CN"/>
              </w:rPr>
            </w:pPr>
            <w:r>
              <w:rPr>
                <w:rStyle w:val="55"/>
                <w:rFonts w:hint="eastAsia"/>
                <w:lang w:val="en-US" w:eastAsia="zh-CN"/>
              </w:rPr>
              <w:t>广州保利国际广场（瑞富企业管理有限公司，5.84亿，1.36万/㎡）</w:t>
            </w:r>
          </w:p>
        </w:tc>
      </w:tr>
      <w:tr w14:paraId="39242874">
        <w:trPr>
          <w:jc w:val="center"/>
        </w:trPr>
        <w:tc>
          <w:tcPr>
            <w:tcW w:w="1826" w:type="dxa"/>
            <w:shd w:val="clear" w:color="auto" w:fill="auto"/>
            <w:tcMar>
              <w:top w:w="57" w:type="dxa"/>
              <w:left w:w="144" w:type="dxa"/>
              <w:bottom w:w="57" w:type="dxa"/>
              <w:right w:w="144" w:type="dxa"/>
            </w:tcMar>
            <w:vAlign w:val="center"/>
          </w:tcPr>
          <w:p w14:paraId="3B85E81F">
            <w:pPr>
              <w:spacing w:after="0" w:afterLines="0"/>
              <w:ind w:firstLine="0" w:firstLineChars="0"/>
              <w:jc w:val="center"/>
              <w:rPr>
                <w:rFonts w:hint="default" w:eastAsia="宋体"/>
                <w:lang w:val="en-US" w:eastAsia="zh-CN"/>
              </w:rPr>
            </w:pPr>
            <w:r>
              <w:rPr>
                <w:rFonts w:hint="eastAsia"/>
                <w:lang w:val="en-US" w:eastAsia="zh-CN"/>
              </w:rPr>
              <w:t>预期收益率</w:t>
            </w:r>
          </w:p>
        </w:tc>
        <w:tc>
          <w:tcPr>
            <w:tcW w:w="7119" w:type="dxa"/>
            <w:shd w:val="clear" w:color="auto" w:fill="auto"/>
            <w:tcMar>
              <w:top w:w="57" w:type="dxa"/>
              <w:left w:w="144" w:type="dxa"/>
              <w:bottom w:w="57" w:type="dxa"/>
              <w:right w:w="144" w:type="dxa"/>
            </w:tcMar>
            <w:vAlign w:val="center"/>
          </w:tcPr>
          <w:p w14:paraId="64184BEC">
            <w:pPr>
              <w:spacing w:after="0" w:afterLines="0"/>
              <w:ind w:firstLine="0" w:firstLineChars="0"/>
              <w:rPr>
                <w:rFonts w:hint="default" w:eastAsia="宋体"/>
                <w:lang w:val="en-US" w:eastAsia="zh-CN"/>
              </w:rPr>
            </w:pPr>
            <w:r>
              <w:rPr>
                <w:rFonts w:hint="eastAsia"/>
                <w:lang w:val="en-US" w:eastAsia="zh-CN"/>
              </w:rPr>
              <w:t>10年持有下，IRR3.89%，DPU4.8%（可分配现金流/募集规模）</w:t>
            </w:r>
          </w:p>
        </w:tc>
      </w:tr>
      <w:tr w14:paraId="008F17D9">
        <w:trPr>
          <w:jc w:val="center"/>
        </w:trPr>
        <w:tc>
          <w:tcPr>
            <w:tcW w:w="1826" w:type="dxa"/>
            <w:shd w:val="clear" w:color="auto" w:fill="auto"/>
            <w:tcMar>
              <w:top w:w="57" w:type="dxa"/>
              <w:left w:w="144" w:type="dxa"/>
              <w:bottom w:w="57" w:type="dxa"/>
              <w:right w:w="144" w:type="dxa"/>
            </w:tcMar>
            <w:vAlign w:val="center"/>
          </w:tcPr>
          <w:p w14:paraId="3B30CDA5">
            <w:pPr>
              <w:spacing w:after="0" w:afterLines="0"/>
              <w:ind w:firstLine="0" w:firstLineChars="0"/>
              <w:jc w:val="center"/>
            </w:pPr>
            <w:r>
              <w:t>托管/监管人</w:t>
            </w:r>
          </w:p>
        </w:tc>
        <w:tc>
          <w:tcPr>
            <w:tcW w:w="7119" w:type="dxa"/>
            <w:shd w:val="clear" w:color="auto" w:fill="auto"/>
            <w:tcMar>
              <w:top w:w="57" w:type="dxa"/>
              <w:left w:w="144" w:type="dxa"/>
              <w:bottom w:w="57" w:type="dxa"/>
              <w:right w:w="144" w:type="dxa"/>
            </w:tcMar>
            <w:vAlign w:val="center"/>
          </w:tcPr>
          <w:p w14:paraId="5A4E152C">
            <w:pPr>
              <w:spacing w:after="0" w:afterLines="0"/>
              <w:ind w:firstLine="0" w:firstLineChars="0"/>
              <w:rPr>
                <w:rFonts w:hint="default" w:eastAsia="宋体"/>
                <w:lang w:val="en-US" w:eastAsia="zh-CN"/>
              </w:rPr>
            </w:pPr>
            <w:r>
              <w:rPr>
                <w:rFonts w:hint="eastAsia"/>
                <w:lang w:val="en-US" w:eastAsia="zh-CN"/>
              </w:rPr>
              <w:t>待定</w:t>
            </w:r>
          </w:p>
        </w:tc>
      </w:tr>
      <w:tr w14:paraId="56F8C79D">
        <w:trPr>
          <w:jc w:val="center"/>
        </w:trPr>
        <w:tc>
          <w:tcPr>
            <w:tcW w:w="1826" w:type="dxa"/>
            <w:shd w:val="clear" w:color="auto" w:fill="auto"/>
            <w:tcMar>
              <w:top w:w="57" w:type="dxa"/>
              <w:left w:w="144" w:type="dxa"/>
              <w:bottom w:w="57" w:type="dxa"/>
              <w:right w:w="144" w:type="dxa"/>
            </w:tcMar>
            <w:vAlign w:val="center"/>
          </w:tcPr>
          <w:p w14:paraId="314C0E78">
            <w:pPr>
              <w:spacing w:after="0" w:afterLines="0"/>
              <w:ind w:firstLine="0" w:firstLineChars="0"/>
              <w:jc w:val="center"/>
              <w:rPr>
                <w:rFonts w:hint="default" w:eastAsia="宋体"/>
                <w:lang w:val="en-US" w:eastAsia="zh-CN"/>
              </w:rPr>
            </w:pPr>
            <w:r>
              <w:t>管理人</w:t>
            </w:r>
          </w:p>
        </w:tc>
        <w:tc>
          <w:tcPr>
            <w:tcW w:w="7119" w:type="dxa"/>
            <w:shd w:val="clear" w:color="auto" w:fill="auto"/>
            <w:tcMar>
              <w:top w:w="57" w:type="dxa"/>
              <w:left w:w="144" w:type="dxa"/>
              <w:bottom w:w="57" w:type="dxa"/>
              <w:right w:w="144" w:type="dxa"/>
            </w:tcMar>
            <w:vAlign w:val="center"/>
          </w:tcPr>
          <w:p w14:paraId="4DD3F207">
            <w:pPr>
              <w:spacing w:after="0" w:afterLines="0"/>
              <w:ind w:firstLine="0" w:firstLineChars="0"/>
              <w:rPr>
                <w:rFonts w:hint="default" w:eastAsia="宋体"/>
                <w:lang w:val="en-US" w:eastAsia="zh-CN"/>
              </w:rPr>
            </w:pPr>
            <w:r>
              <w:rPr>
                <w:rFonts w:hint="eastAsia" w:eastAsia="宋体"/>
                <w:highlight w:val="none"/>
                <w:lang w:eastAsia="zh-CN"/>
              </w:rPr>
              <w:t>中国国际金融股份有限公司</w:t>
            </w:r>
            <w:r>
              <w:rPr>
                <w:rFonts w:hint="eastAsia"/>
                <w:lang w:val="en-US" w:eastAsia="zh-CN"/>
              </w:rPr>
              <w:t>（兼财务顾问）</w:t>
            </w:r>
          </w:p>
        </w:tc>
      </w:tr>
      <w:tr w14:paraId="6C90A79A">
        <w:trPr>
          <w:jc w:val="center"/>
        </w:trPr>
        <w:tc>
          <w:tcPr>
            <w:tcW w:w="1826" w:type="dxa"/>
            <w:shd w:val="clear" w:color="auto" w:fill="auto"/>
            <w:tcMar>
              <w:top w:w="57" w:type="dxa"/>
              <w:left w:w="144" w:type="dxa"/>
              <w:bottom w:w="57" w:type="dxa"/>
              <w:right w:w="144" w:type="dxa"/>
            </w:tcMar>
            <w:vAlign w:val="center"/>
          </w:tcPr>
          <w:p w14:paraId="7442D7EA">
            <w:pPr>
              <w:spacing w:after="0" w:afterLines="0"/>
              <w:ind w:firstLine="0" w:firstLineChars="0"/>
              <w:jc w:val="center"/>
              <w:rPr>
                <w:rFonts w:hint="default" w:eastAsia="宋体"/>
                <w:lang w:val="en-US" w:eastAsia="zh-CN"/>
              </w:rPr>
            </w:pPr>
            <w:r>
              <w:rPr>
                <w:rFonts w:hint="eastAsia"/>
                <w:lang w:val="en-US" w:eastAsia="zh-CN"/>
              </w:rPr>
              <w:t>管委会机制</w:t>
            </w:r>
          </w:p>
        </w:tc>
        <w:tc>
          <w:tcPr>
            <w:tcW w:w="7119" w:type="dxa"/>
            <w:shd w:val="clear" w:color="auto" w:fill="auto"/>
            <w:tcMar>
              <w:top w:w="57" w:type="dxa"/>
              <w:left w:w="144" w:type="dxa"/>
              <w:bottom w:w="57" w:type="dxa"/>
              <w:right w:w="144" w:type="dxa"/>
            </w:tcMar>
            <w:vAlign w:val="center"/>
          </w:tcPr>
          <w:p w14:paraId="7A4524CE">
            <w:pPr>
              <w:spacing w:after="0" w:afterLines="0"/>
              <w:ind w:firstLine="0" w:firstLineChars="0"/>
              <w:rPr>
                <w:rFonts w:hint="eastAsia" w:eastAsia="宋体"/>
                <w:lang w:eastAsia="zh-CN"/>
              </w:rPr>
            </w:pPr>
            <w:r>
              <w:rPr>
                <w:rFonts w:hint="eastAsia"/>
                <w:lang w:val="en-US" w:eastAsia="zh-CN"/>
              </w:rPr>
              <w:t>5</w:t>
            </w:r>
            <w:r>
              <w:rPr>
                <w:rFonts w:hint="eastAsia"/>
              </w:rPr>
              <w:t>名委员，其中</w:t>
            </w:r>
            <w:r>
              <w:rPr>
                <w:rFonts w:hint="eastAsia"/>
                <w:lang w:val="en-US" w:eastAsia="zh-CN"/>
              </w:rPr>
              <w:t>管理人1</w:t>
            </w:r>
            <w:r>
              <w:rPr>
                <w:rFonts w:hint="eastAsia"/>
              </w:rPr>
              <w:t>名，</w:t>
            </w:r>
            <w:r>
              <w:rPr>
                <w:rFonts w:hint="eastAsia"/>
                <w:lang w:val="en-US" w:eastAsia="zh-CN"/>
              </w:rPr>
              <w:t>原始权益人2</w:t>
            </w:r>
            <w:r>
              <w:rPr>
                <w:rFonts w:hint="eastAsia"/>
              </w:rPr>
              <w:t>名</w:t>
            </w:r>
            <w:r>
              <w:rPr>
                <w:rFonts w:hint="eastAsia"/>
                <w:lang w:eastAsia="zh-CN"/>
              </w:rPr>
              <w:t>，</w:t>
            </w:r>
            <w:r>
              <w:rPr>
                <w:rFonts w:hint="eastAsia"/>
                <w:lang w:val="en-US" w:eastAsia="zh-CN"/>
              </w:rPr>
              <w:t>其中1名为主任</w:t>
            </w:r>
            <w:r>
              <w:rPr>
                <w:rFonts w:hint="eastAsia"/>
                <w:lang w:eastAsia="zh-CN"/>
              </w:rPr>
              <w:t>（</w:t>
            </w:r>
            <w:r>
              <w:rPr>
                <w:highlight w:val="yellow"/>
              </w:rPr>
              <w:t>【】</w:t>
            </w:r>
            <w:r>
              <w:rPr>
                <w:rFonts w:hint="eastAsia"/>
                <w:lang w:val="en-US" w:eastAsia="zh-CN"/>
              </w:rPr>
              <w:t>有什么特别权限</w:t>
            </w:r>
            <w:r>
              <w:rPr>
                <w:rFonts w:hint="eastAsia"/>
                <w:lang w:eastAsia="zh-CN"/>
              </w:rPr>
              <w:t>），</w:t>
            </w:r>
            <w:r>
              <w:rPr>
                <w:rFonts w:hint="eastAsia"/>
                <w:lang w:val="en-US" w:eastAsia="zh-CN"/>
              </w:rPr>
              <w:t>前两大投资人各1名，3名出席方可召开，1/2决</w:t>
            </w:r>
            <w:r>
              <w:rPr>
                <w:rFonts w:hint="eastAsia"/>
                <w:lang w:eastAsia="zh-CN"/>
              </w:rPr>
              <w:t>（</w:t>
            </w:r>
            <w:r>
              <w:rPr>
                <w:highlight w:val="yellow"/>
              </w:rPr>
              <w:t>【】</w:t>
            </w:r>
            <w:r>
              <w:rPr>
                <w:rFonts w:hint="eastAsia"/>
                <w:lang w:eastAsia="zh-CN"/>
              </w:rPr>
              <w:t>主导绝大部分一般性事项的决策，</w:t>
            </w:r>
            <w:r>
              <w:rPr>
                <w:rFonts w:hint="eastAsia"/>
                <w:lang w:val="en-US" w:eastAsia="zh-CN"/>
              </w:rPr>
              <w:t>投资人权益如何保障</w:t>
            </w:r>
            <w:r>
              <w:rPr>
                <w:rFonts w:hint="eastAsia"/>
                <w:lang w:eastAsia="zh-CN"/>
              </w:rPr>
              <w:t>）</w:t>
            </w:r>
          </w:p>
        </w:tc>
      </w:tr>
      <w:tr w14:paraId="4A3BD907">
        <w:trPr>
          <w:jc w:val="center"/>
        </w:trPr>
        <w:tc>
          <w:tcPr>
            <w:tcW w:w="1826" w:type="dxa"/>
            <w:shd w:val="clear" w:color="auto" w:fill="auto"/>
            <w:tcMar>
              <w:top w:w="57" w:type="dxa"/>
              <w:left w:w="144" w:type="dxa"/>
              <w:bottom w:w="57" w:type="dxa"/>
              <w:right w:w="144" w:type="dxa"/>
            </w:tcMar>
            <w:vAlign w:val="center"/>
          </w:tcPr>
          <w:p w14:paraId="1651D5B7">
            <w:pPr>
              <w:spacing w:after="0" w:afterLines="0"/>
              <w:ind w:firstLine="0" w:firstLineChars="0"/>
              <w:jc w:val="center"/>
            </w:pPr>
            <w:r>
              <w:t>资产评估</w:t>
            </w:r>
          </w:p>
        </w:tc>
        <w:tc>
          <w:tcPr>
            <w:tcW w:w="7119" w:type="dxa"/>
            <w:shd w:val="clear" w:color="auto" w:fill="auto"/>
            <w:tcMar>
              <w:top w:w="57" w:type="dxa"/>
              <w:left w:w="144" w:type="dxa"/>
              <w:bottom w:w="57" w:type="dxa"/>
              <w:right w:w="144" w:type="dxa"/>
            </w:tcMar>
            <w:vAlign w:val="center"/>
          </w:tcPr>
          <w:p w14:paraId="5C808A05">
            <w:pPr>
              <w:spacing w:after="0" w:afterLines="0"/>
              <w:ind w:firstLine="0" w:firstLineChars="0"/>
              <w:rPr>
                <w:rFonts w:hint="eastAsia" w:eastAsia="宋体"/>
                <w:highlight w:val="none"/>
                <w:lang w:eastAsia="zh-CN"/>
              </w:rPr>
            </w:pPr>
            <w:r>
              <w:rPr>
                <w:rFonts w:hint="eastAsia" w:eastAsia="宋体"/>
                <w:highlight w:val="none"/>
                <w:lang w:eastAsia="zh-CN"/>
              </w:rPr>
              <w:t>深圳市戴德梁行土地</w:t>
            </w:r>
            <w:r>
              <w:rPr>
                <w:rFonts w:hint="eastAsia"/>
                <w:highlight w:val="none"/>
                <w:lang w:val="en-US" w:eastAsia="zh-CN"/>
              </w:rPr>
              <w:t>房地产</w:t>
            </w:r>
            <w:r>
              <w:rPr>
                <w:rFonts w:hint="eastAsia" w:eastAsia="宋体"/>
                <w:highlight w:val="none"/>
                <w:lang w:eastAsia="zh-CN"/>
              </w:rPr>
              <w:t>评估有限公司</w:t>
            </w:r>
          </w:p>
        </w:tc>
      </w:tr>
      <w:tr w14:paraId="21BA2816">
        <w:trPr>
          <w:jc w:val="center"/>
        </w:trPr>
        <w:tc>
          <w:tcPr>
            <w:tcW w:w="1826" w:type="dxa"/>
            <w:shd w:val="clear" w:color="auto" w:fill="auto"/>
            <w:tcMar>
              <w:top w:w="57" w:type="dxa"/>
              <w:left w:w="144" w:type="dxa"/>
              <w:bottom w:w="57" w:type="dxa"/>
              <w:right w:w="144" w:type="dxa"/>
            </w:tcMar>
            <w:vAlign w:val="center"/>
          </w:tcPr>
          <w:p w14:paraId="58C36A4D">
            <w:pPr>
              <w:spacing w:after="0" w:afterLines="0"/>
              <w:ind w:firstLine="0" w:firstLineChars="0"/>
              <w:jc w:val="center"/>
            </w:pPr>
            <w:r>
              <w:t>审计机构</w:t>
            </w:r>
          </w:p>
        </w:tc>
        <w:tc>
          <w:tcPr>
            <w:tcW w:w="7119" w:type="dxa"/>
            <w:shd w:val="clear" w:color="auto" w:fill="auto"/>
            <w:tcMar>
              <w:top w:w="57" w:type="dxa"/>
              <w:left w:w="144" w:type="dxa"/>
              <w:bottom w:w="57" w:type="dxa"/>
              <w:right w:w="144" w:type="dxa"/>
            </w:tcMar>
            <w:vAlign w:val="center"/>
          </w:tcPr>
          <w:p w14:paraId="5BD1FBEA">
            <w:pPr>
              <w:spacing w:after="0" w:afterLines="0"/>
              <w:ind w:firstLine="0" w:firstLineChars="0"/>
              <w:rPr>
                <w:rFonts w:hint="default" w:eastAsia="宋体"/>
                <w:highlight w:val="none"/>
                <w:lang w:val="en-US" w:eastAsia="zh-CN"/>
              </w:rPr>
            </w:pPr>
            <w:r>
              <w:rPr>
                <w:rFonts w:hint="eastAsia"/>
                <w:highlight w:val="none"/>
                <w:lang w:val="en-US" w:eastAsia="zh-CN"/>
              </w:rPr>
              <w:t>立信会计师事务所</w:t>
            </w:r>
          </w:p>
        </w:tc>
      </w:tr>
      <w:tr w14:paraId="0CD38F2D">
        <w:trPr>
          <w:jc w:val="center"/>
        </w:trPr>
        <w:tc>
          <w:tcPr>
            <w:tcW w:w="1826" w:type="dxa"/>
            <w:shd w:val="clear" w:color="auto" w:fill="auto"/>
            <w:tcMar>
              <w:top w:w="57" w:type="dxa"/>
              <w:left w:w="144" w:type="dxa"/>
              <w:bottom w:w="57" w:type="dxa"/>
              <w:right w:w="144" w:type="dxa"/>
            </w:tcMar>
            <w:vAlign w:val="center"/>
          </w:tcPr>
          <w:p w14:paraId="650890B7">
            <w:pPr>
              <w:spacing w:after="0" w:afterLines="0"/>
              <w:ind w:firstLine="0" w:firstLineChars="0"/>
              <w:jc w:val="center"/>
            </w:pPr>
            <w:r>
              <w:t>评级机构</w:t>
            </w:r>
          </w:p>
        </w:tc>
        <w:tc>
          <w:tcPr>
            <w:tcW w:w="7119" w:type="dxa"/>
            <w:shd w:val="clear" w:color="auto" w:fill="auto"/>
            <w:tcMar>
              <w:top w:w="57" w:type="dxa"/>
              <w:left w:w="144" w:type="dxa"/>
              <w:bottom w:w="57" w:type="dxa"/>
              <w:right w:w="144" w:type="dxa"/>
            </w:tcMar>
            <w:vAlign w:val="center"/>
          </w:tcPr>
          <w:p w14:paraId="14A4AED3">
            <w:pPr>
              <w:spacing w:after="0" w:afterLines="0"/>
              <w:ind w:firstLine="0" w:firstLineChars="0"/>
              <w:rPr>
                <w:rFonts w:hint="default" w:eastAsia="宋体"/>
                <w:highlight w:val="none"/>
                <w:lang w:val="en-US" w:eastAsia="zh-CN"/>
              </w:rPr>
            </w:pPr>
            <w:r>
              <w:rPr>
                <w:rFonts w:hint="eastAsia"/>
                <w:highlight w:val="none"/>
                <w:lang w:val="en-US" w:eastAsia="zh-CN"/>
              </w:rPr>
              <w:t>——</w:t>
            </w:r>
          </w:p>
        </w:tc>
      </w:tr>
      <w:tr w14:paraId="72284DC5">
        <w:trPr>
          <w:jc w:val="center"/>
        </w:trPr>
        <w:tc>
          <w:tcPr>
            <w:tcW w:w="1826" w:type="dxa"/>
            <w:shd w:val="clear" w:color="auto" w:fill="auto"/>
            <w:tcMar>
              <w:top w:w="57" w:type="dxa"/>
              <w:left w:w="144" w:type="dxa"/>
              <w:bottom w:w="57" w:type="dxa"/>
              <w:right w:w="144" w:type="dxa"/>
            </w:tcMar>
            <w:vAlign w:val="center"/>
          </w:tcPr>
          <w:p w14:paraId="247F72C0">
            <w:pPr>
              <w:spacing w:after="0" w:afterLines="0"/>
              <w:ind w:firstLine="0" w:firstLineChars="0"/>
              <w:jc w:val="center"/>
            </w:pPr>
            <w:r>
              <w:t>外部律师</w:t>
            </w:r>
          </w:p>
        </w:tc>
        <w:tc>
          <w:tcPr>
            <w:tcW w:w="7119" w:type="dxa"/>
            <w:shd w:val="clear" w:color="auto" w:fill="auto"/>
            <w:tcMar>
              <w:top w:w="57" w:type="dxa"/>
              <w:left w:w="144" w:type="dxa"/>
              <w:bottom w:w="57" w:type="dxa"/>
              <w:right w:w="144" w:type="dxa"/>
            </w:tcMar>
            <w:vAlign w:val="center"/>
          </w:tcPr>
          <w:p w14:paraId="4861FCB3">
            <w:pPr>
              <w:spacing w:after="0" w:afterLines="0"/>
              <w:ind w:firstLine="0" w:firstLineChars="0"/>
              <w:rPr>
                <w:rFonts w:hint="eastAsia" w:eastAsia="宋体"/>
                <w:highlight w:val="none"/>
                <w:lang w:eastAsia="zh-CN"/>
              </w:rPr>
            </w:pPr>
            <w:r>
              <w:rPr>
                <w:rFonts w:hint="eastAsia" w:eastAsia="宋体"/>
                <w:highlight w:val="none"/>
                <w:lang w:eastAsia="zh-CN"/>
              </w:rPr>
              <w:t>北京金诚同达律师事务所</w:t>
            </w:r>
          </w:p>
        </w:tc>
      </w:tr>
      <w:tr w14:paraId="0E491FA9">
        <w:trPr>
          <w:jc w:val="center"/>
        </w:trPr>
        <w:tc>
          <w:tcPr>
            <w:tcW w:w="1826" w:type="dxa"/>
            <w:shd w:val="clear" w:color="auto" w:fill="auto"/>
            <w:tcMar>
              <w:top w:w="57" w:type="dxa"/>
              <w:left w:w="144" w:type="dxa"/>
              <w:bottom w:w="57" w:type="dxa"/>
              <w:right w:w="144" w:type="dxa"/>
            </w:tcMar>
            <w:vAlign w:val="center"/>
          </w:tcPr>
          <w:p w14:paraId="16B13C8A">
            <w:pPr>
              <w:spacing w:after="0" w:afterLines="0"/>
              <w:ind w:firstLine="0" w:firstLineChars="0"/>
              <w:jc w:val="center"/>
              <w:rPr>
                <w:b w:val="0"/>
                <w:bCs w:val="0"/>
              </w:rPr>
            </w:pPr>
            <w:r>
              <w:rPr>
                <w:b w:val="0"/>
                <w:bCs w:val="0"/>
              </w:rPr>
              <w:t>增信措施</w:t>
            </w:r>
          </w:p>
          <w:p w14:paraId="3219411F">
            <w:pPr>
              <w:spacing w:after="0" w:afterLines="0"/>
              <w:ind w:firstLine="0" w:firstLineChars="0"/>
              <w:jc w:val="center"/>
              <w:rPr>
                <w:rFonts w:hint="eastAsia"/>
                <w:b w:val="0"/>
                <w:bCs w:val="0"/>
                <w:lang w:val="en-US" w:eastAsia="zh-CN"/>
              </w:rPr>
            </w:pPr>
            <w:r>
              <w:rPr>
                <w:rFonts w:hint="eastAsia"/>
                <w:b w:val="0"/>
                <w:bCs w:val="0"/>
                <w:lang w:val="en-US" w:eastAsia="zh-CN"/>
              </w:rPr>
              <w:t>与</w:t>
            </w:r>
          </w:p>
          <w:p w14:paraId="70017E60">
            <w:pPr>
              <w:spacing w:after="0" w:afterLines="0"/>
              <w:ind w:firstLine="0" w:firstLineChars="0"/>
              <w:jc w:val="center"/>
              <w:rPr>
                <w:rFonts w:hint="default" w:eastAsia="宋体"/>
                <w:b w:val="0"/>
                <w:bCs w:val="0"/>
                <w:lang w:val="en-US" w:eastAsia="zh-CN"/>
              </w:rPr>
            </w:pPr>
            <w:r>
              <w:rPr>
                <w:rFonts w:hint="eastAsia"/>
                <w:b w:val="0"/>
                <w:bCs w:val="0"/>
                <w:lang w:val="en-US" w:eastAsia="zh-CN"/>
              </w:rPr>
              <w:t>退出机制</w:t>
            </w:r>
          </w:p>
        </w:tc>
        <w:tc>
          <w:tcPr>
            <w:tcW w:w="7119" w:type="dxa"/>
            <w:shd w:val="clear" w:color="auto" w:fill="auto"/>
            <w:tcMar>
              <w:top w:w="57" w:type="dxa"/>
              <w:left w:w="144" w:type="dxa"/>
              <w:bottom w:w="57" w:type="dxa"/>
              <w:right w:w="144" w:type="dxa"/>
            </w:tcMar>
            <w:vAlign w:val="center"/>
          </w:tcPr>
          <w:p w14:paraId="43B068A7">
            <w:pPr>
              <w:numPr>
                <w:ilvl w:val="0"/>
                <w:numId w:val="4"/>
              </w:numPr>
              <w:spacing w:after="0" w:afterLines="0"/>
              <w:ind w:firstLine="0" w:firstLineChars="0"/>
              <w:rPr>
                <w:b w:val="0"/>
                <w:bCs w:val="0"/>
              </w:rPr>
            </w:pPr>
            <w:r>
              <w:rPr>
                <w:rFonts w:hint="eastAsia"/>
                <w:b w:val="0"/>
                <w:bCs w:val="0"/>
                <w:lang w:val="en-US" w:eastAsia="zh-CN"/>
              </w:rPr>
              <w:t>倾斜分配</w:t>
            </w:r>
          </w:p>
          <w:p w14:paraId="5790B332">
            <w:pPr>
              <w:numPr>
                <w:ilvl w:val="0"/>
                <w:numId w:val="4"/>
              </w:numPr>
              <w:spacing w:after="0" w:afterLines="0"/>
              <w:ind w:firstLine="0" w:firstLineChars="0"/>
              <w:rPr>
                <w:b w:val="0"/>
                <w:bCs w:val="0"/>
              </w:rPr>
            </w:pPr>
            <w:r>
              <w:rPr>
                <w:rFonts w:hint="eastAsia"/>
                <w:b w:val="0"/>
                <w:bCs w:val="0"/>
                <w:lang w:val="en-US" w:eastAsia="zh-CN"/>
              </w:rPr>
              <w:t>业绩承诺（未达到95%时差额补足）</w:t>
            </w:r>
          </w:p>
          <w:p w14:paraId="5FC43BDF">
            <w:pPr>
              <w:numPr>
                <w:ilvl w:val="0"/>
                <w:numId w:val="4"/>
              </w:numPr>
              <w:spacing w:after="0" w:afterLines="0"/>
              <w:ind w:firstLine="0" w:firstLineChars="0"/>
              <w:rPr>
                <w:b w:val="0"/>
                <w:bCs w:val="0"/>
              </w:rPr>
            </w:pPr>
            <w:r>
              <w:rPr>
                <w:rFonts w:hint="eastAsia"/>
                <w:b w:val="0"/>
                <w:bCs w:val="0"/>
                <w:lang w:val="en-US" w:eastAsia="zh-CN"/>
              </w:rPr>
              <w:t>流动性支持（</w:t>
            </w:r>
            <w:r>
              <w:rPr>
                <w:highlight w:val="yellow"/>
              </w:rPr>
              <w:t>【】</w:t>
            </w:r>
            <w:r>
              <w:rPr>
                <w:rFonts w:ascii="宋体" w:hAnsi="宋体" w:eastAsia="宋体" w:cs="宋体"/>
                <w:kern w:val="0"/>
                <w:sz w:val="24"/>
                <w:szCs w:val="24"/>
                <w:lang w:val="en-US" w:eastAsia="zh-CN" w:bidi="ar"/>
              </w:rPr>
              <w:t>《流动性支持承诺函》</w:t>
            </w:r>
            <w:r>
              <w:rPr>
                <w:rFonts w:hint="eastAsia" w:ascii="宋体" w:hAnsi="宋体" w:cs="宋体"/>
                <w:kern w:val="0"/>
                <w:sz w:val="24"/>
                <w:szCs w:val="24"/>
                <w:lang w:val="en-US" w:eastAsia="zh-CN" w:bidi="ar"/>
              </w:rPr>
              <w:t>的法律性质和效力</w:t>
            </w:r>
            <w:r>
              <w:rPr>
                <w:rFonts w:hint="eastAsia"/>
                <w:b w:val="0"/>
                <w:bCs w:val="0"/>
                <w:lang w:val="en-US" w:eastAsia="zh-CN"/>
              </w:rPr>
              <w:t>）</w:t>
            </w:r>
          </w:p>
          <w:p w14:paraId="2AB06914">
            <w:pPr>
              <w:numPr>
                <w:ilvl w:val="0"/>
                <w:numId w:val="4"/>
              </w:numPr>
              <w:spacing w:after="0" w:afterLines="0"/>
              <w:ind w:firstLine="0" w:firstLineChars="0"/>
              <w:rPr>
                <w:b w:val="0"/>
                <w:bCs w:val="0"/>
              </w:rPr>
            </w:pPr>
            <w:r>
              <w:rPr>
                <w:rFonts w:hint="eastAsia" w:ascii="Times New Roman Regular" w:hAnsi="Times New Roman Regular" w:cs="Times New Roman Regular"/>
                <w:lang w:val="en-US" w:eastAsia="zh-CN"/>
              </w:rPr>
              <w:t>资产质量保障（5年内未达业绩次数超过2次）</w:t>
            </w:r>
          </w:p>
          <w:p w14:paraId="7ECE642B">
            <w:pPr>
              <w:numPr>
                <w:ilvl w:val="0"/>
                <w:numId w:val="0"/>
              </w:numPr>
              <w:spacing w:after="0" w:afterLines="0"/>
              <w:rPr>
                <w:rFonts w:hint="default"/>
                <w:b w:val="0"/>
                <w:bCs w:val="0"/>
                <w:lang w:val="en-US"/>
              </w:rPr>
            </w:pPr>
            <w:r>
              <w:rPr>
                <w:rFonts w:hint="eastAsia" w:ascii="Times New Roman Regular" w:hAnsi="Times New Roman Regular" w:cs="Times New Roman Regular"/>
                <w:lang w:val="en-US" w:eastAsia="zh-CN"/>
              </w:rPr>
              <w:t>5）主体资质保障（保利评级下调或公开市场违约）</w:t>
            </w:r>
          </w:p>
        </w:tc>
      </w:tr>
      <w:tr w14:paraId="0DCC976B">
        <w:trPr>
          <w:jc w:val="center"/>
        </w:trPr>
        <w:tc>
          <w:tcPr>
            <w:tcW w:w="1826" w:type="dxa"/>
            <w:shd w:val="clear" w:color="auto" w:fill="auto"/>
            <w:tcMar>
              <w:top w:w="57" w:type="dxa"/>
              <w:left w:w="144" w:type="dxa"/>
              <w:bottom w:w="57" w:type="dxa"/>
              <w:right w:w="144" w:type="dxa"/>
            </w:tcMar>
            <w:vAlign w:val="center"/>
          </w:tcPr>
          <w:p w14:paraId="422116F9">
            <w:pPr>
              <w:spacing w:after="0" w:afterLines="0"/>
              <w:ind w:firstLine="0" w:firstLineChars="0"/>
              <w:jc w:val="center"/>
              <w:rPr>
                <w:rFonts w:hint="default"/>
                <w:b w:val="0"/>
                <w:bCs w:val="0"/>
                <w:lang w:val="en-US" w:eastAsia="zh-CN"/>
              </w:rPr>
            </w:pPr>
            <w:bookmarkStart w:id="0" w:name="OLE_LINK3"/>
            <w:r>
              <w:rPr>
                <w:rFonts w:hint="eastAsia"/>
                <w:b w:val="0"/>
                <w:bCs w:val="0"/>
                <w:lang w:val="en-US" w:eastAsia="zh-CN"/>
              </w:rPr>
              <w:t>24年财务指标与估值假设</w:t>
            </w:r>
          </w:p>
          <w:p w14:paraId="4163FF2F">
            <w:pPr>
              <w:spacing w:after="0" w:afterLines="0"/>
              <w:ind w:firstLine="0" w:firstLineChars="0"/>
              <w:jc w:val="center"/>
              <w:rPr>
                <w:rFonts w:hint="default"/>
                <w:b w:val="0"/>
                <w:bCs w:val="0"/>
                <w:lang w:val="en-US" w:eastAsia="zh-CN"/>
              </w:rPr>
            </w:pPr>
            <w:r>
              <w:rPr>
                <w:rFonts w:hint="eastAsia"/>
                <w:b w:val="0"/>
                <w:bCs w:val="0"/>
                <w:lang w:val="en-US" w:eastAsia="zh-CN"/>
              </w:rPr>
              <w:t>（中心、广场）</w:t>
            </w:r>
          </w:p>
        </w:tc>
        <w:tc>
          <w:tcPr>
            <w:tcW w:w="7119" w:type="dxa"/>
            <w:shd w:val="clear" w:color="auto" w:fill="auto"/>
            <w:tcMar>
              <w:top w:w="57" w:type="dxa"/>
              <w:left w:w="144" w:type="dxa"/>
              <w:bottom w:w="57" w:type="dxa"/>
              <w:right w:w="144" w:type="dxa"/>
            </w:tcMar>
            <w:vAlign w:val="center"/>
          </w:tcPr>
          <w:p w14:paraId="7AECD133">
            <w:pPr>
              <w:pStyle w:val="35"/>
              <w:numPr>
                <w:ilvl w:val="0"/>
                <w:numId w:val="5"/>
              </w:numPr>
              <w:spacing w:after="0" w:afterLines="0"/>
              <w:ind w:left="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NOI（净营业收入）：</w:t>
            </w:r>
            <w:r>
              <w:rPr>
                <w:rFonts w:hint="eastAsia" w:ascii="Times New Roman Regular" w:hAnsi="Times New Roman Regular" w:cs="Times New Roman Regular"/>
                <w:lang w:val="en-US" w:eastAsia="zh-CN"/>
              </w:rPr>
              <w:t>0.96、0.36</w:t>
            </w:r>
          </w:p>
          <w:p w14:paraId="03AB8933">
            <w:pPr>
              <w:pStyle w:val="35"/>
              <w:numPr>
                <w:ilvl w:val="0"/>
                <w:numId w:val="5"/>
              </w:numPr>
              <w:spacing w:after="0" w:afterLines="0"/>
              <w:ind w:left="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CapRate（资本化率）：</w:t>
            </w:r>
            <w:r>
              <w:rPr>
                <w:rFonts w:hint="eastAsia" w:ascii="Times New Roman Regular" w:hAnsi="Times New Roman Regular" w:cs="Times New Roman Regular"/>
                <w:lang w:val="en-US" w:eastAsia="zh-CN"/>
              </w:rPr>
              <w:t>5.1</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、5.2%</w:t>
            </w:r>
          </w:p>
          <w:p w14:paraId="31EA7CB4">
            <w:pPr>
              <w:pStyle w:val="35"/>
              <w:numPr>
                <w:ilvl w:val="0"/>
                <w:numId w:val="5"/>
              </w:numPr>
              <w:spacing w:after="0" w:afterLines="0"/>
              <w:ind w:left="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WACC（折现率）：</w:t>
            </w:r>
            <w:r>
              <w:rPr>
                <w:rFonts w:hint="eastAsia" w:ascii="Times New Roman Regular" w:hAnsi="Times New Roman Regular" w:cs="Times New Roman Regular"/>
                <w:lang w:val="en-US" w:eastAsia="zh-CN"/>
              </w:rPr>
              <w:t>均为5.75%</w:t>
            </w:r>
          </w:p>
          <w:p w14:paraId="39870336">
            <w:pPr>
              <w:pStyle w:val="35"/>
              <w:numPr>
                <w:ilvl w:val="0"/>
                <w:numId w:val="5"/>
              </w:numPr>
              <w:spacing w:after="0" w:afterLines="0"/>
              <w:ind w:left="0" w:firstLine="0" w:firstLineChars="0"/>
              <w:rPr>
                <w:rFonts w:hint="default" w:ascii="Times New Roman Regular" w:hAnsi="Times New Roman Regular" w:cs="Times New Roman Regular"/>
              </w:rPr>
            </w:pPr>
            <w:r>
              <w:rPr>
                <w:rFonts w:hint="eastAsia" w:ascii="Times New Roman Regular" w:hAnsi="Times New Roman Regular" w:cs="Times New Roman Regular"/>
                <w:lang w:val="en-US" w:eastAsia="zh-CN"/>
              </w:rPr>
              <w:t>出租率：68%、59%</w:t>
            </w:r>
          </w:p>
          <w:p w14:paraId="1A526143">
            <w:pPr>
              <w:pStyle w:val="35"/>
              <w:numPr>
                <w:ilvl w:val="0"/>
                <w:numId w:val="5"/>
              </w:numPr>
              <w:spacing w:after="0" w:afterLines="0"/>
              <w:ind w:left="0" w:firstLine="0" w:firstLineChars="0"/>
              <w:rPr>
                <w:rFonts w:hint="default" w:ascii="Times New Roman Regular" w:hAnsi="Times New Roman Regular" w:cs="Times New Roman Regular"/>
              </w:rPr>
            </w:pPr>
            <w:r>
              <w:rPr>
                <w:rFonts w:hint="eastAsia" w:ascii="Times New Roman Regular" w:hAnsi="Times New Roman Regular" w:cs="Times New Roman Regular"/>
                <w:lang w:val="en-US" w:eastAsia="zh-CN"/>
              </w:rPr>
              <w:t>租金水平：140～183元/m²/月、92～145元/m²/月</w:t>
            </w:r>
          </w:p>
        </w:tc>
      </w:tr>
    </w:tbl>
    <w:p w14:paraId="5E1B2BC0">
      <w:pPr>
        <w:ind w:left="0" w:leftChars="0" w:firstLine="0" w:firstLineChars="0"/>
      </w:pPr>
    </w:p>
    <w:p w14:paraId="6573D5ED">
      <w:pPr>
        <w:ind w:firstLine="0" w:firstLineChars="0"/>
        <w:jc w:val="center"/>
        <w:rPr>
          <w:rFonts w:hint="eastAsia" w:eastAsia="宋体"/>
          <w:lang w:eastAsia="zh-CN"/>
        </w:rPr>
      </w:pPr>
      <w:r>
        <w:rPr>
          <w:rFonts w:hint="eastAsia" w:eastAsia="宋体"/>
          <w:lang w:eastAsia="zh-CN"/>
        </w:rPr>
        <w:drawing>
          <wp:inline distT="0" distB="0" distL="114300" distR="114300">
            <wp:extent cx="5670550" cy="3425190"/>
            <wp:effectExtent l="0" t="0" r="19050" b="3810"/>
            <wp:docPr id="3" name="图片 3" descr="261ae990-be0b-444e-b1a1-ddfc0fe55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61ae990-be0b-444e-b1a1-ddfc0fe55f18"/>
                    <pic:cNvPicPr>
                      <a:picLocks noChangeAspect="1"/>
                    </pic:cNvPicPr>
                  </pic:nvPicPr>
                  <pic:blipFill>
                    <a:blip r:embed="rId12"/>
                    <a:stretch>
                      <a:fillRect/>
                    </a:stretch>
                  </pic:blipFill>
                  <pic:spPr>
                    <a:xfrm>
                      <a:off x="0" y="0"/>
                      <a:ext cx="5670550" cy="3425190"/>
                    </a:xfrm>
                    <a:prstGeom prst="rect">
                      <a:avLst/>
                    </a:prstGeom>
                  </pic:spPr>
                </pic:pic>
              </a:graphicData>
            </a:graphic>
          </wp:inline>
        </w:drawing>
      </w:r>
    </w:p>
    <w:p w14:paraId="57A43944">
      <w:pPr>
        <w:ind w:firstLine="0" w:firstLineChars="0"/>
        <w:jc w:val="center"/>
        <w:rPr>
          <w:rFonts w:hint="eastAsia" w:eastAsia="宋体"/>
          <w:lang w:eastAsia="zh-CN"/>
        </w:rPr>
      </w:pPr>
    </w:p>
    <w:p w14:paraId="6E50B494">
      <w:pPr>
        <w:ind w:firstLine="0" w:firstLineChars="0"/>
        <w:jc w:val="center"/>
        <w:rPr>
          <w:rFonts w:hint="eastAsia" w:eastAsia="宋体"/>
          <w:lang w:eastAsia="zh-CN"/>
        </w:rPr>
      </w:pPr>
      <w:r>
        <w:rPr>
          <w:rFonts w:hint="eastAsia" w:eastAsia="宋体"/>
          <w:lang w:eastAsia="zh-CN"/>
        </w:rPr>
        <w:drawing>
          <wp:inline distT="0" distB="0" distL="114300" distR="114300">
            <wp:extent cx="5659755" cy="3374390"/>
            <wp:effectExtent l="0" t="0" r="4445" b="3810"/>
            <wp:docPr id="2" name="图片 2" descr="a187c6b7-ed71-41a8-a12b-0e7cb3e3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87c6b7-ed71-41a8-a12b-0e7cb3e33134"/>
                    <pic:cNvPicPr>
                      <a:picLocks noChangeAspect="1"/>
                    </pic:cNvPicPr>
                  </pic:nvPicPr>
                  <pic:blipFill>
                    <a:blip r:embed="rId13"/>
                    <a:stretch>
                      <a:fillRect/>
                    </a:stretch>
                  </pic:blipFill>
                  <pic:spPr>
                    <a:xfrm>
                      <a:off x="0" y="0"/>
                      <a:ext cx="5659755" cy="3374390"/>
                    </a:xfrm>
                    <a:prstGeom prst="rect">
                      <a:avLst/>
                    </a:prstGeom>
                  </pic:spPr>
                </pic:pic>
              </a:graphicData>
            </a:graphic>
          </wp:inline>
        </w:drawing>
      </w:r>
    </w:p>
    <w:p w14:paraId="69AFFA15">
      <w:pPr>
        <w:ind w:firstLine="0" w:firstLineChars="0"/>
        <w:jc w:val="center"/>
        <w:rPr>
          <w:rFonts w:hint="eastAsia" w:eastAsia="宋体"/>
          <w:lang w:eastAsia="zh-CN"/>
        </w:rPr>
      </w:pPr>
      <w:r>
        <w:rPr>
          <w:rFonts w:hint="eastAsia" w:eastAsia="宋体"/>
          <w:lang w:eastAsia="zh-CN"/>
        </w:rPr>
        <w:drawing>
          <wp:inline distT="0" distB="0" distL="114300" distR="114300">
            <wp:extent cx="5682615" cy="3357245"/>
            <wp:effectExtent l="0" t="0" r="6985" b="20955"/>
            <wp:docPr id="5" name="图片 5" descr="af5786a7-2b6c-4142-8bd3-a8aae934e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f5786a7-2b6c-4142-8bd3-a8aae934e61c"/>
                    <pic:cNvPicPr>
                      <a:picLocks noChangeAspect="1"/>
                    </pic:cNvPicPr>
                  </pic:nvPicPr>
                  <pic:blipFill>
                    <a:blip r:embed="rId14"/>
                    <a:stretch>
                      <a:fillRect/>
                    </a:stretch>
                  </pic:blipFill>
                  <pic:spPr>
                    <a:xfrm>
                      <a:off x="0" y="0"/>
                      <a:ext cx="5682615" cy="3357245"/>
                    </a:xfrm>
                    <a:prstGeom prst="rect">
                      <a:avLst/>
                    </a:prstGeom>
                  </pic:spPr>
                </pic:pic>
              </a:graphicData>
            </a:graphic>
          </wp:inline>
        </w:drawing>
      </w:r>
    </w:p>
    <w:p w14:paraId="0B85EC08">
      <w:pPr>
        <w:ind w:firstLine="0" w:firstLineChars="0"/>
        <w:jc w:val="center"/>
        <w:rPr>
          <w:rFonts w:hint="eastAsia" w:eastAsia="宋体"/>
          <w:lang w:eastAsia="zh-CN"/>
        </w:rPr>
      </w:pPr>
      <w:r>
        <w:rPr>
          <w:rFonts w:hint="eastAsia" w:eastAsia="宋体"/>
          <w:lang w:eastAsia="zh-CN"/>
        </w:rPr>
        <w:drawing>
          <wp:inline distT="0" distB="0" distL="114300" distR="114300">
            <wp:extent cx="5673090" cy="1289050"/>
            <wp:effectExtent l="0" t="0" r="16510" b="6350"/>
            <wp:docPr id="6" name="图片 6" descr="96f32807-51b9-4991-99fd-d23a3e40f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6f32807-51b9-4991-99fd-d23a3e40f9f5"/>
                    <pic:cNvPicPr>
                      <a:picLocks noChangeAspect="1"/>
                    </pic:cNvPicPr>
                  </pic:nvPicPr>
                  <pic:blipFill>
                    <a:blip r:embed="rId15"/>
                    <a:stretch>
                      <a:fillRect/>
                    </a:stretch>
                  </pic:blipFill>
                  <pic:spPr>
                    <a:xfrm>
                      <a:off x="0" y="0"/>
                      <a:ext cx="5673090" cy="1289050"/>
                    </a:xfrm>
                    <a:prstGeom prst="rect">
                      <a:avLst/>
                    </a:prstGeom>
                  </pic:spPr>
                </pic:pic>
              </a:graphicData>
            </a:graphic>
          </wp:inline>
        </w:drawing>
      </w:r>
    </w:p>
    <w:p w14:paraId="45A0E9C5">
      <w:pPr>
        <w:pStyle w:val="2"/>
        <w:keepNext w:val="0"/>
        <w:keepLines/>
        <w:pageBreakBefore w:val="0"/>
        <w:numPr>
          <w:ilvl w:val="0"/>
          <w:numId w:val="1"/>
        </w:numPr>
        <w:kinsoku/>
        <w:wordWrap/>
        <w:overflowPunct/>
        <w:topLinePunct w:val="0"/>
        <w:autoSpaceDE/>
        <w:autoSpaceDN/>
        <w:bidi w:val="0"/>
        <w:adjustRightInd/>
        <w:snapToGrid/>
        <w:textAlignment w:val="auto"/>
      </w:pPr>
      <w:r>
        <w:t>立项意见</w:t>
      </w:r>
    </w:p>
    <w:bookmarkEnd w:id="0"/>
    <w:p w14:paraId="191C9363">
      <w:pPr>
        <w:keepNext w:val="0"/>
        <w:keepLines/>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项目核心投资逻辑是以认购ABS份额的形式，间接投资于两处位于广州核心地段的成熟写字楼物业，以获取其运营现金流。然而，鉴于底层资产当前运营表现显著弱于市场平均水平且呈持续下滑趋势，本项目的实际投资逻辑已转变为获取由</w:t>
      </w:r>
      <w:r>
        <w:rPr>
          <w:rFonts w:hint="eastAsia" w:ascii="宋体" w:hAnsi="宋体" w:cs="宋体"/>
          <w:kern w:val="0"/>
          <w:sz w:val="24"/>
          <w:szCs w:val="24"/>
          <w:lang w:val="en-US" w:eastAsia="zh-CN" w:bidi="ar"/>
        </w:rPr>
        <w:t>运营管理机构</w:t>
      </w:r>
      <w:r>
        <w:rPr>
          <w:rFonts w:hint="eastAsia"/>
          <w:b/>
          <w:bCs/>
          <w:lang w:val="en-US" w:eastAsia="zh-CN"/>
        </w:rPr>
        <w:t>保利商业投资有限公司</w:t>
      </w:r>
      <w:r>
        <w:rPr>
          <w:rFonts w:hint="eastAsia" w:ascii="宋体" w:hAnsi="宋体" w:eastAsia="宋体" w:cs="宋体"/>
          <w:b/>
          <w:bCs/>
          <w:kern w:val="0"/>
          <w:sz w:val="24"/>
          <w:szCs w:val="24"/>
          <w:lang w:val="en-US" w:eastAsia="zh-CN" w:bidi="ar"/>
        </w:rPr>
        <w:t>提供</w:t>
      </w:r>
      <w:r>
        <w:rPr>
          <w:rFonts w:hint="eastAsia" w:ascii="宋体" w:hAnsi="宋体" w:cs="宋体"/>
          <w:b/>
          <w:bCs/>
          <w:kern w:val="0"/>
          <w:sz w:val="24"/>
          <w:szCs w:val="24"/>
          <w:lang w:val="en-US" w:eastAsia="zh-CN" w:bidi="ar"/>
        </w:rPr>
        <w:t>业绩保障</w:t>
      </w:r>
      <w:r>
        <w:rPr>
          <w:rFonts w:hint="eastAsia" w:ascii="宋体" w:hAnsi="宋体" w:eastAsia="宋体" w:cs="宋体"/>
          <w:kern w:val="0"/>
          <w:sz w:val="24"/>
          <w:szCs w:val="24"/>
          <w:lang w:val="en-US" w:eastAsia="zh-CN" w:bidi="ar"/>
        </w:rPr>
        <w:t>的</w:t>
      </w:r>
      <w:r>
        <w:rPr>
          <w:rFonts w:hint="eastAsia" w:ascii="宋体" w:hAnsi="宋体" w:cs="宋体"/>
          <w:kern w:val="0"/>
          <w:sz w:val="24"/>
          <w:szCs w:val="24"/>
          <w:lang w:val="en-US" w:eastAsia="zh-CN" w:bidi="ar"/>
        </w:rPr>
        <w:t>和</w:t>
      </w:r>
      <w:r>
        <w:rPr>
          <w:rFonts w:hint="eastAsia" w:ascii="宋体" w:hAnsi="宋体" w:eastAsia="宋体" w:cs="宋体"/>
          <w:b/>
          <w:bCs/>
          <w:kern w:val="0"/>
          <w:sz w:val="24"/>
          <w:szCs w:val="24"/>
          <w:lang w:val="en-US" w:eastAsia="zh-CN" w:bidi="ar"/>
        </w:rPr>
        <w:t>保利发展控股</w:t>
      </w:r>
      <w:r>
        <w:rPr>
          <w:rFonts w:hint="eastAsia" w:ascii="宋体" w:hAnsi="宋体" w:cs="宋体"/>
          <w:b/>
          <w:bCs/>
          <w:kern w:val="0"/>
          <w:sz w:val="24"/>
          <w:szCs w:val="24"/>
          <w:lang w:val="en-US" w:eastAsia="zh-CN" w:bidi="ar"/>
        </w:rPr>
        <w:t>提供维好支</w:t>
      </w:r>
      <w:r>
        <w:rPr>
          <w:rFonts w:hint="eastAsia" w:ascii="宋体" w:hAnsi="宋体" w:cs="宋体"/>
          <w:kern w:val="0"/>
          <w:sz w:val="24"/>
          <w:szCs w:val="24"/>
          <w:lang w:val="en-US" w:eastAsia="zh-CN" w:bidi="ar"/>
        </w:rPr>
        <w:t>持</w:t>
      </w:r>
      <w:r>
        <w:rPr>
          <w:rFonts w:hint="eastAsia" w:ascii="宋体" w:hAnsi="宋体" w:eastAsia="宋体" w:cs="宋体"/>
          <w:kern w:val="0"/>
          <w:sz w:val="24"/>
          <w:szCs w:val="24"/>
          <w:lang w:val="en-US" w:eastAsia="zh-CN" w:bidi="ar"/>
        </w:rPr>
        <w:t>、确定性</w:t>
      </w:r>
      <w:r>
        <w:rPr>
          <w:rFonts w:hint="eastAsia" w:ascii="宋体" w:hAnsi="宋体" w:cs="宋体"/>
          <w:kern w:val="0"/>
          <w:sz w:val="24"/>
          <w:szCs w:val="24"/>
          <w:lang w:val="en-US" w:eastAsia="zh-CN" w:bidi="ar"/>
        </w:rPr>
        <w:t>较高</w:t>
      </w:r>
      <w:r>
        <w:rPr>
          <w:rFonts w:hint="eastAsia" w:ascii="宋体" w:hAnsi="宋体" w:eastAsia="宋体" w:cs="宋体"/>
          <w:kern w:val="0"/>
          <w:sz w:val="24"/>
          <w:szCs w:val="24"/>
          <w:lang w:val="en-US" w:eastAsia="zh-CN" w:bidi="ar"/>
        </w:rPr>
        <w:t>的类固定收益现金流。投资安全的核心</w:t>
      </w:r>
      <w:r>
        <w:rPr>
          <w:rFonts w:hint="eastAsia" w:ascii="宋体" w:hAnsi="宋体" w:cs="宋体"/>
          <w:kern w:val="0"/>
          <w:sz w:val="24"/>
          <w:szCs w:val="24"/>
          <w:lang w:val="en-US" w:eastAsia="zh-CN" w:bidi="ar"/>
        </w:rPr>
        <w:t>相对于</w:t>
      </w:r>
      <w:r>
        <w:rPr>
          <w:rFonts w:hint="eastAsia" w:ascii="宋体" w:hAnsi="宋体" w:eastAsia="宋体" w:cs="宋体"/>
          <w:kern w:val="0"/>
          <w:sz w:val="24"/>
          <w:szCs w:val="24"/>
          <w:lang w:val="en-US" w:eastAsia="zh-CN" w:bidi="ar"/>
        </w:rPr>
        <w:t>资产自身的造血能力，</w:t>
      </w:r>
      <w:r>
        <w:rPr>
          <w:rFonts w:hint="eastAsia" w:ascii="宋体" w:hAnsi="宋体" w:cs="宋体"/>
          <w:kern w:val="0"/>
          <w:sz w:val="24"/>
          <w:szCs w:val="24"/>
          <w:lang w:val="en-US" w:eastAsia="zh-CN" w:bidi="ar"/>
        </w:rPr>
        <w:t>更依赖发起人</w:t>
      </w:r>
      <w:r>
        <w:rPr>
          <w:rFonts w:hint="eastAsia" w:ascii="宋体" w:hAnsi="宋体" w:eastAsia="宋体" w:cs="宋体"/>
          <w:kern w:val="0"/>
          <w:sz w:val="24"/>
          <w:szCs w:val="24"/>
          <w:lang w:val="en-US" w:eastAsia="zh-CN" w:bidi="ar"/>
        </w:rPr>
        <w:t>履行其复杂的、间接的增信承诺的意愿与能力。</w:t>
      </w:r>
    </w:p>
    <w:p w14:paraId="7D99DA5A">
      <w:pPr>
        <w:pStyle w:val="2"/>
        <w:keepNext w:val="0"/>
        <w:keepLines/>
        <w:pageBreakBefore w:val="0"/>
        <w:kinsoku/>
        <w:wordWrap/>
        <w:overflowPunct/>
        <w:topLinePunct w:val="0"/>
        <w:autoSpaceDE/>
        <w:autoSpaceDN/>
        <w:bidi w:val="0"/>
        <w:adjustRightInd/>
        <w:snapToGrid/>
        <w:ind w:firstLine="489"/>
        <w:textAlignment w:val="auto"/>
        <w:rPr>
          <w:rFonts w:hint="eastAsia"/>
          <w:b w:val="0"/>
          <w:bCs w:val="0"/>
        </w:rPr>
      </w:pPr>
      <w:r>
        <w:rPr>
          <w:rFonts w:hint="eastAsia"/>
          <w:b/>
          <w:bCs/>
          <w:lang w:val="en-US" w:eastAsia="zh-CN"/>
        </w:rPr>
        <w:t>流动性支持</w:t>
      </w:r>
      <w:r>
        <w:rPr>
          <w:rFonts w:hint="eastAsia"/>
          <w:b/>
          <w:bCs/>
        </w:rPr>
        <w:t>措施的</w:t>
      </w:r>
      <w:r>
        <w:rPr>
          <w:rFonts w:hint="eastAsia"/>
          <w:b/>
          <w:bCs/>
          <w:lang w:val="en-US" w:eastAsia="zh-CN"/>
        </w:rPr>
        <w:t>效力</w:t>
      </w:r>
      <w:r>
        <w:rPr>
          <w:rFonts w:hint="eastAsia"/>
          <w:b/>
          <w:bCs/>
        </w:rPr>
        <w:t>与法律执行风险</w:t>
      </w:r>
      <w:r>
        <w:rPr>
          <w:rFonts w:hint="eastAsia"/>
          <w:b w:val="0"/>
          <w:bCs w:val="0"/>
          <w:lang w:eastAsia="zh-CN"/>
        </w:rPr>
        <w:t>：</w:t>
      </w:r>
      <w:r>
        <w:rPr>
          <w:rFonts w:hint="eastAsia"/>
          <w:b w:val="0"/>
          <w:bCs w:val="0"/>
        </w:rPr>
        <w:t>保利发展的《流动性支持承诺函》</w:t>
      </w:r>
      <w:r>
        <w:rPr>
          <w:rFonts w:hint="eastAsia"/>
          <w:b w:val="0"/>
          <w:bCs w:val="0"/>
          <w:lang w:val="en-US" w:eastAsia="zh-CN"/>
        </w:rPr>
        <w:t>的表述为“以一切适当的方式给予业绩保障承诺人支持”，</w:t>
      </w:r>
      <w:r>
        <w:rPr>
          <w:rFonts w:hint="eastAsia"/>
          <w:b w:val="0"/>
          <w:bCs w:val="0"/>
        </w:rPr>
        <w:t>法律性质</w:t>
      </w:r>
      <w:r>
        <w:rPr>
          <w:rFonts w:hint="eastAsia"/>
          <w:b w:val="0"/>
          <w:bCs w:val="0"/>
          <w:lang w:val="en-US" w:eastAsia="zh-CN"/>
        </w:rPr>
        <w:t>尚不明确（无名合同、担保、债务加入……），还可能存在“约定不明”的风险。</w:t>
      </w:r>
      <w:ins w:id="1002" w:author="WynnSing" w:date="2026-03-03T22:52:01Z">
        <w:r>
          <w:rPr>
            <w:rFonts w:hint="eastAsia"/>
            <w:b w:val="0"/>
            <w:bCs w:val="0"/>
            <w:lang w:val="en-US" w:eastAsia="zh-CN"/>
          </w:rPr>
          <w:t xml:space="preserve">直接付款路径</w:t>
        </w:r>
      </w:ins>
      <w:ins w:id="1001" w:author="WynnSing" w:date="2026-03-03T22:52:01Z">
        <w:r>
          <w:rPr>
            <w:rFonts w:hint="eastAsia"/>
            <w:b w:val="0"/>
            <w:bCs w:val="0"/>
            <w:lang w:val="en-US" w:eastAsia="zh-CN"/>
          </w:rPr>
          <w:t xml:space="preserve">《流动性支持承诺函》的法律性质与履约触发机制，</w:t>
        </w:r>
      </w:ins>
    </w:p>
    <w:p w14:paraId="54EFBFBA">
      <w:pPr>
        <w:pStyle w:val="2"/>
        <w:keepNext w:val="0"/>
        <w:keepLines/>
        <w:pageBreakBefore w:val="0"/>
        <w:numPr>
          <w:ilvl w:val="2"/>
          <w:numId w:val="0"/>
        </w:numPr>
        <w:kinsoku/>
        <w:wordWrap/>
        <w:overflowPunct/>
        <w:topLinePunct w:val="0"/>
        <w:autoSpaceDE/>
        <w:autoSpaceDN/>
        <w:bidi w:val="0"/>
        <w:adjustRightInd/>
        <w:snapToGrid/>
        <w:ind w:firstLine="480" w:firstLineChars="200"/>
        <w:textAlignment w:val="auto"/>
        <w:rPr>
          <w:rFonts w:hint="eastAsia"/>
          <w:b w:val="0"/>
          <w:bCs w:val="0"/>
        </w:rPr>
      </w:pPr>
      <w:r>
        <w:rPr>
          <w:rFonts w:hint="eastAsia"/>
          <w:b w:val="0"/>
          <w:bCs w:val="0"/>
          <w:lang w:val="en-US" w:eastAsia="zh-CN"/>
        </w:rPr>
        <w:t>而即便法律效力明确，</w:t>
      </w:r>
      <w:r>
        <w:rPr>
          <w:rFonts w:hint="eastAsia"/>
          <w:b w:val="0"/>
          <w:bCs w:val="0"/>
        </w:rPr>
        <w:t>其义务是</w:t>
      </w:r>
      <w:r>
        <w:rPr>
          <w:rFonts w:hint="eastAsia"/>
          <w:b w:val="0"/>
          <w:bCs w:val="0"/>
          <w:lang w:val="en-US" w:eastAsia="zh-CN"/>
        </w:rPr>
        <w:t>也是</w:t>
      </w:r>
      <w:r>
        <w:rPr>
          <w:rFonts w:hint="eastAsia"/>
          <w:b w:val="0"/>
          <w:bCs w:val="0"/>
        </w:rPr>
        <w:t>向其子公司（业绩承诺方）提供支持，而非直接向专项计划付款。该执行路径是间接的，若发生争议，诉讼路径相对复杂，存在一定的执行风险。</w:t>
      </w:r>
    </w:p>
    <w:p w14:paraId="730A6059">
      <w:pPr>
        <w:rPr>
          <w:rFonts w:hint="eastAsia"/>
        </w:rPr>
      </w:pPr>
      <w:r>
        <w:rPr>
          <w:rFonts w:hint="eastAsia" w:ascii="宋体" w:hAnsi="宋体" w:eastAsia="宋体" w:cs="宋体"/>
          <w:kern w:val="0"/>
          <w:sz w:val="24"/>
          <w:szCs w:val="24"/>
          <w:lang w:val="en-US" w:eastAsia="zh-CN" w:bidi="ar"/>
        </w:rPr>
        <w:t>考虑到承诺方保利发展控股集团的主体信用及央企背景，其因声誉风险而主动违约的可能性极低，该协议构成了本项目最重要的信用基石。因此，本项目的风险本质，是从依赖底层资产的运营风险，转变为依赖于对保利发展商业信用的判断和其履行一份法律上存在瑕疵的维好协议的意愿。</w:t>
      </w:r>
    </w:p>
    <w:p w14:paraId="0DB951A5">
      <w:pPr>
        <w:pStyle w:val="2"/>
        <w:keepNext w:val="0"/>
        <w:keepLines/>
        <w:pageBreakBefore w:val="0"/>
        <w:kinsoku/>
        <w:wordWrap/>
        <w:overflowPunct/>
        <w:topLinePunct w:val="0"/>
        <w:autoSpaceDE/>
        <w:autoSpaceDN/>
        <w:bidi w:val="0"/>
        <w:adjustRightInd/>
        <w:snapToGrid/>
        <w:ind w:firstLine="489"/>
        <w:textAlignment w:val="auto"/>
        <w:rPr>
          <w:rFonts w:hint="eastAsia"/>
          <w:b w:val="0"/>
          <w:bCs w:val="0"/>
        </w:rPr>
      </w:pPr>
      <w:r>
        <w:rPr>
          <w:rFonts w:hint="eastAsia"/>
          <w:b/>
          <w:bCs/>
          <w:lang w:val="en-US" w:eastAsia="zh-CN"/>
        </w:rPr>
        <w:t>信息披露混乱与核心条款冲突</w:t>
      </w:r>
      <w:r>
        <w:rPr>
          <w:rFonts w:hint="eastAsia"/>
          <w:b w:val="0"/>
          <w:bCs w:val="0"/>
          <w:lang w:val="en-US" w:eastAsia="zh-CN"/>
        </w:rPr>
        <w:t>：本项目对发起人的信用较为依赖，目前材料在最核心的交易条款上存在多处、严重的信息披露不一致，有待确认：</w:t>
      </w:r>
    </w:p>
    <w:p w14:paraId="2294D14E">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业绩保障系数（固定 vs 浮动）: 《计划说明书》承诺的95%保障系数，在具有最高法律效力的《运营管理协议》中被折扣为90%-94%的阶梯式系数，存在对投资者的误导性陈述。</w:t>
      </w:r>
    </w:p>
    <w:p w14:paraId="466FE2DA">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rPr>
      </w:pPr>
      <w:r>
        <w:rPr>
          <w:rFonts w:hint="eastAsia"/>
          <w:b w:val="0"/>
          <w:bCs w:val="0"/>
          <w:lang w:val="en-US" w:eastAsia="zh-CN"/>
        </w:rPr>
        <w:t>业绩预测基准: 作为业绩考核基准的现金流预测数据，在《计划说明书》和独立的《市调报告》中出现了两个不一致的版本，为未来履约埋下争议隐患。</w:t>
      </w:r>
    </w:p>
    <w:p w14:paraId="4EC3801E">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rPr>
      </w:pPr>
      <w:r>
        <w:rPr>
          <w:rFonts w:hint="eastAsia"/>
          <w:b w:val="0"/>
          <w:bCs w:val="0"/>
          <w:lang w:val="en-US" w:eastAsia="zh-CN"/>
        </w:rPr>
        <w:t>业绩保障期间：本协议存在整租和散租两个阶段，目前条款中并未明确投资人对持有期间持续想有运营管理机构的业绩保障（散见在各个条款，解释空间放大）。</w:t>
      </w:r>
    </w:p>
    <w:p w14:paraId="2BDD2FEF">
      <w:pPr>
        <w:pStyle w:val="2"/>
        <w:keepNext w:val="0"/>
        <w:keepLines/>
        <w:pageBreakBefore w:val="0"/>
        <w:kinsoku/>
        <w:wordWrap/>
        <w:overflowPunct/>
        <w:topLinePunct w:val="0"/>
        <w:autoSpaceDE/>
        <w:autoSpaceDN/>
        <w:bidi w:val="0"/>
        <w:adjustRightInd/>
        <w:snapToGrid/>
        <w:ind w:firstLine="489"/>
        <w:textAlignment w:val="auto"/>
        <w:rPr>
          <w:rFonts w:hint="eastAsia"/>
          <w:b w:val="0"/>
          <w:bCs w:val="0"/>
        </w:rPr>
      </w:pPr>
      <w:r>
        <w:rPr>
          <w:rFonts w:hint="eastAsia"/>
          <w:b/>
          <w:bCs/>
          <w:lang w:val="en-US" w:eastAsia="zh-CN"/>
        </w:rPr>
        <w:t>底层资产运营状况持续恶化</w:t>
      </w:r>
      <w:r>
        <w:rPr>
          <w:rFonts w:hint="eastAsia"/>
          <w:b w:val="0"/>
          <w:bCs w:val="0"/>
          <w:lang w:val="en-US" w:eastAsia="zh-CN"/>
        </w:rPr>
        <w:t>：两个底层资产的实际运营状况与“核心地段优质物业”的定位严重不符，且呈持续恶化趋势。</w:t>
      </w:r>
      <w:r>
        <w:rPr>
          <w:rFonts w:hint="eastAsia"/>
          <w:b w:val="0"/>
          <w:bCs w:val="0"/>
        </w:rPr>
        <w:t>。</w:t>
      </w:r>
    </w:p>
    <w:p w14:paraId="42AE99D6">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出租率远低于市场: 保利中心（67.5%）和保利国际广场（59.0%）的当前出租率，分别比其所在市场平均水平低约15和18个百分点，差距巨大。</w:t>
      </w:r>
    </w:p>
    <w:p w14:paraId="4397A99B">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历史数据下滑: 2022年至2024年，两个项目的收入和NOI均呈明显下降趋势。</w:t>
      </w:r>
    </w:p>
    <w:p w14:paraId="2454CBAC">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rPr>
      </w:pPr>
      <w:r>
        <w:rPr>
          <w:rFonts w:hint="eastAsia"/>
          <w:b w:val="0"/>
          <w:bCs w:val="0"/>
          <w:lang w:val="en-US" w:eastAsia="zh-CN"/>
        </w:rPr>
        <w:t>租约集中到期风险: 未来两年半内，合计超过56%的租金收入面临到期，续租和招商压力极大，为2027年业绩承诺期开始后的运营带来巨大挑战。</w:t>
      </w:r>
    </w:p>
    <w:p w14:paraId="0ED1B6B8">
      <w:pPr>
        <w:pStyle w:val="2"/>
        <w:bidi w:val="0"/>
        <w:ind w:left="0" w:leftChars="0" w:firstLine="480" w:firstLineChars="0"/>
        <w:rPr>
          <w:rFonts w:hint="eastAsia"/>
          <w:b w:val="0"/>
          <w:bCs w:val="0"/>
          <w:lang w:val="en-US" w:eastAsia="zh-CN"/>
        </w:rPr>
      </w:pPr>
      <w:r>
        <w:rPr>
          <w:rFonts w:hint="eastAsia"/>
          <w:b/>
          <w:bCs/>
          <w:lang w:val="en-US" w:eastAsia="zh-CN"/>
        </w:rPr>
        <w:t>发行规模高于资产估值</w:t>
      </w:r>
      <w:r>
        <w:rPr>
          <w:rFonts w:hint="eastAsia"/>
          <w:b w:val="0"/>
          <w:bCs w:val="0"/>
          <w:lang w:val="en-US" w:eastAsia="zh-CN"/>
        </w:rPr>
        <w:t>的内在逻辑与风险：本计划以22.36亿元的发行规模，收购合计评估价值仅为20.78亿元的项目公司股权。这本质上是发起人的一项复杂财务安排，投资者投入的资金不仅覆盖了资产价值，还变相为发起人偿还其对项目公司的内部欠款（其他应收款）提供了资金来源。需关注该交易的商业实质。</w:t>
      </w:r>
    </w:p>
    <w:p w14:paraId="14DE750E">
      <w:pPr>
        <w:pStyle w:val="2"/>
        <w:keepNext w:val="0"/>
        <w:keepLines/>
        <w:pageBreakBefore w:val="0"/>
        <w:kinsoku/>
        <w:wordWrap/>
        <w:overflowPunct/>
        <w:topLinePunct w:val="0"/>
        <w:autoSpaceDE/>
        <w:autoSpaceDN/>
        <w:bidi w:val="0"/>
        <w:adjustRightInd/>
        <w:snapToGrid/>
        <w:ind w:firstLine="489"/>
        <w:textAlignment w:val="auto"/>
        <w:rPr>
          <w:rFonts w:hint="eastAsia"/>
          <w:b w:val="0"/>
          <w:bCs w:val="0"/>
          <w:lang w:val="en-US" w:eastAsia="zh-CN"/>
        </w:rPr>
      </w:pPr>
      <w:r>
        <w:rPr>
          <w:rFonts w:hint="eastAsia"/>
          <w:b w:val="0"/>
          <w:bCs w:val="0"/>
          <w:lang w:val="en-US" w:eastAsia="zh-CN"/>
        </w:rPr>
        <w:t>治理结构中的实际控制权风险：管委会的议事规则存在程序漏洞。其3人即可开会、简单多数即可决议的机制，使得保利方的2名代表只需联合计划管理人即可在无需外部投资者代表出席的情况下，合法地通过绝大多数日常经营决策，形成了事实上的运营控制权。外部投资者的否决权仅限于修改公司章程等少数极端重大事项。</w:t>
      </w:r>
      <w:bookmarkStart w:id="1" w:name="_GoBack"/>
      <w:bookmarkEnd w:id="1"/>
    </w:p>
    <w:p w14:paraId="75E3FCE6">
      <w:pPr>
        <w:keepNext w:val="0"/>
        <w:keepLines/>
        <w:pageBreakBefore w:val="0"/>
        <w:widowControl w:val="0"/>
        <w:numPr>
          <w:ilvl w:val="0"/>
          <w:numId w:val="0"/>
        </w:numPr>
        <w:kinsoku/>
        <w:wordWrap/>
        <w:overflowPunct/>
        <w:topLinePunct w:val="0"/>
        <w:autoSpaceDE/>
        <w:autoSpaceDN/>
        <w:bidi w:val="0"/>
        <w:adjustRightInd/>
        <w:snapToGrid/>
        <w:spacing w:after="163" w:afterLines="50"/>
        <w:jc w:val="both"/>
        <w:textAlignment w:val="auto"/>
        <w:rPr>
          <w:rFonts w:hint="eastAsia"/>
        </w:rPr>
      </w:pPr>
    </w:p>
    <w:p w14:paraId="5EC7E846">
      <w:pPr>
        <w:pStyle w:val="2"/>
        <w:keepNext w:val="0"/>
        <w:keepLines/>
        <w:pageBreakBefore w:val="0"/>
        <w:numPr>
          <w:ilvl w:val="0"/>
          <w:numId w:val="1"/>
        </w:numPr>
        <w:kinsoku/>
        <w:wordWrap/>
        <w:overflowPunct/>
        <w:topLinePunct w:val="0"/>
        <w:autoSpaceDE/>
        <w:autoSpaceDN/>
        <w:bidi w:val="0"/>
        <w:adjustRightInd/>
        <w:snapToGrid/>
        <w:textAlignment w:val="auto"/>
      </w:pPr>
      <w:r>
        <w:t>尽调清单</w:t>
      </w:r>
    </w:p>
    <w:p w14:paraId="59684710">
      <w:pPr>
        <w:pStyle w:val="2"/>
        <w:keepNext w:val="0"/>
        <w:keepLines/>
        <w:pageBreakBefore w:val="0"/>
        <w:kinsoku/>
        <w:wordWrap/>
        <w:overflowPunct/>
        <w:topLinePunct w:val="0"/>
        <w:autoSpaceDE/>
        <w:autoSpaceDN/>
        <w:bidi w:val="0"/>
        <w:adjustRightInd/>
        <w:snapToGrid/>
        <w:ind w:firstLine="489"/>
        <w:textAlignment w:val="auto"/>
      </w:pPr>
      <w:r>
        <w:rPr>
          <w:rFonts w:hint="eastAsia"/>
        </w:rPr>
        <w:t>关于交易结构</w:t>
      </w:r>
      <w:r>
        <w:rPr>
          <w:rFonts w:hint="eastAsia"/>
          <w:lang w:val="en-US" w:eastAsia="zh-CN"/>
        </w:rPr>
        <w:t>与合规性</w:t>
      </w:r>
    </w:p>
    <w:p w14:paraId="1B7D978F">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核心条款冲突】请计划管理人（中金公司）及发起人（保利发展）出具正式书面澄清函，就募集规模、投资期限、业绩保障系数、现金流预测基准等所有已发现的核心条款冲突，提供最终的、唯一的、具有法律约束力的版本，并解释冲突原因。</w:t>
      </w:r>
    </w:p>
    <w:p w14:paraId="3E9690D3">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法律风险漏洞)】请律师明确，在《运营管理协议》正文对业绩基准的定义为“经各方协商确定”的情况下，将以何种法律形式（如补充协议、附件或经各方盖章确认的备忘录）将该基准锁定为《房地产市场调研报告》中的具体数据表？请提供该锁定文件的草案或最终稿？</w:t>
      </w:r>
    </w:p>
    <w:p w14:paraId="7125489C">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治理结构风险】请计划管理人解释，在管委会“3人即可开会、2票即可决议”的机制下，若保利方与管理人联合做出决策，将通过何种具体机制保障外部投资者代表的知情权与参与权？是否存在外部投资者代表未被通知或无法出席但会议依然召开并形成有效决议的风险？</w:t>
      </w:r>
    </w:p>
    <w:p w14:paraId="33A35AF3">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【资产瑕疵】请说明底层资产当前存在的抵押将通过何种资金来源、在哪个具体时间节点前完成解除？请提供抵押权人（招商银行）出具的同意在专项计划放款后办理解押的《同意函》。</w:t>
      </w:r>
    </w:p>
    <w:p w14:paraId="23CEDB29">
      <w:pPr>
        <w:pStyle w:val="2"/>
        <w:keepNext w:val="0"/>
        <w:keepLines/>
        <w:pageBreakBefore w:val="0"/>
        <w:kinsoku/>
        <w:wordWrap/>
        <w:overflowPunct/>
        <w:topLinePunct w:val="0"/>
        <w:autoSpaceDE/>
        <w:autoSpaceDN/>
        <w:bidi w:val="0"/>
        <w:adjustRightInd/>
        <w:snapToGrid/>
        <w:ind w:firstLine="489"/>
        <w:textAlignment w:val="auto"/>
      </w:pPr>
      <w:r>
        <w:rPr>
          <w:rFonts w:hint="eastAsia"/>
        </w:rPr>
        <w:t>关于</w:t>
      </w:r>
      <w:r>
        <w:rPr>
          <w:rFonts w:hint="eastAsia"/>
          <w:lang w:val="en-US" w:eastAsia="zh-CN"/>
        </w:rPr>
        <w:t>估值与财务预测</w:t>
      </w:r>
    </w:p>
    <w:p w14:paraId="0BD25A1F">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【发行溢价风险】 请发起人（保利发展）提供本次交易定价的详细商业逻辑和书面说明，解释为何以22.36亿元的发行规模收购合计评估价值仅为20.78亿元的项目公司股权。</w:t>
      </w:r>
    </w:p>
    <w:p w14:paraId="03B77DB2">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股权定价依据)】请提供支持股权对价（22.31亿元）的详细定价依据和计算过程。特别是，对于股权价值中超出不动产价值的部分，请明确其中包含的对保利发展的应收款项（约3.54亿元）及其他资产的具体估值或作价方法。</w:t>
      </w:r>
    </w:p>
    <w:p w14:paraId="4B5927E9">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【数据基准冲突)】请计划管理人与评估机构（戴德梁行）书面确认，在《计划说明书》和《市调报告》存在两版现金流预测的情况下，哪一份是最终具有法律效力的业绩考核基准？</w:t>
      </w:r>
    </w:p>
    <w:p w14:paraId="023DDEE1">
      <w:pPr>
        <w:pStyle w:val="2"/>
        <w:keepNext w:val="0"/>
        <w:keepLines/>
        <w:pageBreakBefore w:val="0"/>
        <w:kinsoku/>
        <w:wordWrap/>
        <w:overflowPunct/>
        <w:topLinePunct w:val="0"/>
        <w:autoSpaceDE/>
        <w:autoSpaceDN/>
        <w:bidi w:val="0"/>
        <w:adjustRightInd/>
        <w:snapToGrid/>
        <w:ind w:firstLine="489"/>
        <w:textAlignment w:val="auto"/>
      </w:pPr>
      <w:r>
        <w:rPr>
          <w:rFonts w:hint="eastAsia"/>
        </w:rPr>
        <w:t>关于</w:t>
      </w:r>
      <w:r>
        <w:rPr>
          <w:rFonts w:hint="eastAsia"/>
          <w:lang w:val="en-US" w:eastAsia="zh-CN"/>
        </w:rPr>
        <w:t>底层资产与运营管理</w:t>
      </w:r>
    </w:p>
    <w:p w14:paraId="1FAD2885">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运营策略】请运营管理机构以书面形式，详细分析并解释导致保利中心和保利国际广场两个项目出租率持续下滑且显著低于市场平均水平的具体原因与改善方案（例如：主力租户流失情况、楼宇设施老化导致的竞争力下降、定价策略失误、区域新增供应冲击的具体影响等）。</w:t>
      </w:r>
    </w:p>
    <w:p w14:paraId="00801521">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【集中到期】针对2025年末至2026年末合计超过56%租金收入集中到期的巨大风险，请运营管理机构提供详细的专项应对预案。该预案需包括但不限于：</w:t>
      </w:r>
    </w:p>
    <w:p w14:paraId="137DF926">
      <w:pPr>
        <w:pStyle w:val="2"/>
        <w:keepNext w:val="0"/>
        <w:keepLines/>
        <w:pageBreakBefore w:val="0"/>
        <w:numPr>
          <w:ilvl w:val="4"/>
          <w:numId w:val="1"/>
        </w:numPr>
        <w:kinsoku/>
        <w:wordWrap/>
        <w:overflowPunct/>
        <w:topLinePunct w:val="0"/>
        <w:autoSpaceDE/>
        <w:autoSpaceDN/>
        <w:bidi w:val="0"/>
        <w:adjustRightInd/>
        <w:snapToGrid/>
        <w:ind w:left="0" w:leftChars="0" w:firstLine="544" w:firstLineChars="0"/>
        <w:textAlignment w:val="auto"/>
        <w:rPr>
          <w:rFonts w:hint="eastAsia"/>
          <w:b w:val="0"/>
          <w:bCs w:val="0"/>
          <w:lang w:val="en-US" w:eastAsia="zh-CN"/>
        </w:rPr>
      </w:pPr>
      <w:r>
        <w:rPr>
          <w:rFonts w:hint="eastAsia"/>
          <w:b w:val="0"/>
          <w:bCs w:val="0"/>
          <w:lang w:val="en-US" w:eastAsia="zh-CN"/>
        </w:rPr>
        <w:t>现有租户的续租意向摸底情况及成功率预估；</w:t>
      </w:r>
    </w:p>
    <w:p w14:paraId="798F5E9E">
      <w:pPr>
        <w:pStyle w:val="2"/>
        <w:keepNext w:val="0"/>
        <w:keepLines/>
        <w:pageBreakBefore w:val="0"/>
        <w:numPr>
          <w:ilvl w:val="4"/>
          <w:numId w:val="1"/>
        </w:numPr>
        <w:kinsoku/>
        <w:wordWrap/>
        <w:overflowPunct/>
        <w:topLinePunct w:val="0"/>
        <w:autoSpaceDE/>
        <w:autoSpaceDN/>
        <w:bidi w:val="0"/>
        <w:adjustRightInd/>
        <w:snapToGrid/>
        <w:ind w:left="0" w:leftChars="0" w:firstLine="544" w:firstLineChars="0"/>
        <w:textAlignment w:val="auto"/>
        <w:rPr>
          <w:rFonts w:hint="eastAsia"/>
          <w:b w:val="0"/>
          <w:bCs w:val="0"/>
          <w:lang w:val="en-US" w:eastAsia="zh-CN"/>
        </w:rPr>
      </w:pPr>
      <w:r>
        <w:rPr>
          <w:rFonts w:hint="eastAsia"/>
          <w:b w:val="0"/>
          <w:bCs w:val="0"/>
          <w:lang w:val="en-US" w:eastAsia="zh-CN"/>
        </w:rPr>
        <w:t>针对主力租户的专项维稳方案；</w:t>
      </w:r>
    </w:p>
    <w:p w14:paraId="0CD9887A">
      <w:pPr>
        <w:pStyle w:val="2"/>
        <w:keepNext w:val="0"/>
        <w:keepLines/>
        <w:pageBreakBefore w:val="0"/>
        <w:numPr>
          <w:ilvl w:val="4"/>
          <w:numId w:val="1"/>
        </w:numPr>
        <w:kinsoku/>
        <w:wordWrap/>
        <w:overflowPunct/>
        <w:topLinePunct w:val="0"/>
        <w:autoSpaceDE/>
        <w:autoSpaceDN/>
        <w:bidi w:val="0"/>
        <w:adjustRightInd/>
        <w:snapToGrid/>
        <w:ind w:left="0" w:leftChars="0" w:firstLine="544" w:firstLineChars="0"/>
        <w:textAlignment w:val="auto"/>
        <w:rPr>
          <w:rFonts w:hint="eastAsia"/>
          <w:b w:val="0"/>
          <w:bCs w:val="0"/>
          <w:lang w:val="en-US" w:eastAsia="zh-CN"/>
        </w:rPr>
      </w:pPr>
      <w:r>
        <w:rPr>
          <w:rFonts w:hint="eastAsia"/>
          <w:b w:val="0"/>
          <w:bCs w:val="0"/>
          <w:lang w:val="en-US" w:eastAsia="zh-CN"/>
        </w:rPr>
        <w:t>新客户的拓展渠道、目标客群及已接洽的潜在租户清单。</w:t>
      </w:r>
    </w:p>
    <w:p w14:paraId="5ABAE08B">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【现金流供应方】请提供截至上月末，两个项目最新的、未经脱敏的完整租户名录（Tenant Roll），需包含租户名称、租赁面积、租金单价、合同起止日期、免租期安排、下一调租日期及租金收缴率明细。</w:t>
      </w:r>
    </w:p>
    <w:p w14:paraId="1A9C0A8C">
      <w:pPr>
        <w:pStyle w:val="2"/>
        <w:keepNext w:val="0"/>
        <w:keepLines/>
        <w:pageBreakBefore w:val="0"/>
        <w:numPr>
          <w:ilvl w:val="3"/>
          <w:numId w:val="1"/>
        </w:numPr>
        <w:kinsoku/>
        <w:wordWrap/>
        <w:overflowPunct/>
        <w:topLinePunct w:val="0"/>
        <w:autoSpaceDE/>
        <w:autoSpaceDN/>
        <w:bidi w:val="0"/>
        <w:adjustRightInd/>
        <w:snapToGrid/>
        <w:textAlignment w:val="auto"/>
        <w:rPr>
          <w:b w:val="0"/>
          <w:bCs w:val="0"/>
        </w:rPr>
      </w:pPr>
      <w:r>
        <w:rPr>
          <w:rFonts w:hint="eastAsia"/>
          <w:b w:val="0"/>
          <w:bCs w:val="0"/>
          <w:lang w:val="en-US" w:eastAsia="zh-CN"/>
        </w:rPr>
        <w:t>【未来资本支出】请提供未来3-5年两个项目的资本性支出（CAPEX）计划及预算，特别是针对可能存在的设施老化问题的改造升级方案。。</w:t>
      </w:r>
    </w:p>
    <w:p w14:paraId="2588BA3E">
      <w:pPr>
        <w:pStyle w:val="2"/>
        <w:keepNext w:val="0"/>
        <w:keepLines/>
        <w:pageBreakBefore w:val="0"/>
        <w:numPr>
          <w:ilvl w:val="2"/>
          <w:numId w:val="1"/>
        </w:numPr>
        <w:kinsoku/>
        <w:wordWrap/>
        <w:overflowPunct/>
        <w:topLinePunct w:val="0"/>
        <w:autoSpaceDE/>
        <w:autoSpaceDN/>
        <w:bidi w:val="0"/>
        <w:adjustRightInd/>
        <w:snapToGrid/>
        <w:ind w:firstLine="489"/>
        <w:textAlignment w:val="auto"/>
      </w:pPr>
      <w:r>
        <w:rPr>
          <w:rFonts w:hint="eastAsia"/>
          <w:lang w:val="en-US" w:eastAsia="zh-CN"/>
        </w:rPr>
        <w:t>关于增信措施与退出策略</w:t>
      </w:r>
    </w:p>
    <w:p w14:paraId="042C8C8E">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【增信文件的法律效力】 请就保利发展出具的《流动性支持承诺函》的法律性质进行补充说明。明确其在司法实践中的法律性质（无名合同、担保、债务加入或者其他）、可能采取的措施（提供股东借款、担保融资等）和被认定为“维好协议”的可能性，并详细论述其“约定不明”（如</w:t>
      </w:r>
      <w:r>
        <w:rPr>
          <w:rFonts w:hint="eastAsia"/>
          <w:b/>
          <w:bCs/>
          <w:lang w:val="en-US" w:eastAsia="zh-CN"/>
        </w:rPr>
        <w:t>‘一切适当的方式’）的表述在强制执行时可能面临的障碍与风险</w:t>
      </w:r>
      <w:r>
        <w:rPr>
          <w:rFonts w:hint="eastAsia"/>
          <w:b w:val="0"/>
          <w:bCs w:val="0"/>
          <w:lang w:val="en-US" w:eastAsia="zh-CN"/>
        </w:rPr>
        <w:t>。</w:t>
      </w:r>
    </w:p>
    <w:p w14:paraId="7226F4FF">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【承诺主体偿付能力】 鉴于业绩承诺方“保利商业投资有限公司”截至2025年6月末的净资产为-4.13且亏损额持续扩大（比如综合收益方面，23年-0.16、24年-0.29，25年H1为-0.28），请律师和计划管理人</w:t>
      </w:r>
      <w:r>
        <w:rPr>
          <w:rFonts w:hint="eastAsia"/>
          <w:b/>
          <w:bCs/>
          <w:lang w:val="en-US" w:eastAsia="zh-CN"/>
        </w:rPr>
        <w:t>评估其作为业绩承诺主体的适当性</w:t>
      </w:r>
      <w:r>
        <w:rPr>
          <w:rFonts w:hint="eastAsia"/>
          <w:b w:val="0"/>
          <w:bCs w:val="0"/>
          <w:lang w:val="en-US" w:eastAsia="zh-CN"/>
        </w:rPr>
        <w:t>。</w:t>
      </w:r>
    </w:p>
    <w:p w14:paraId="5296F407">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【承诺主体压力测试】请发起人提供一份针对其自身（保利发展控股）在未来房地产市场持续下行情景下的财务压力测试报告，以证明其有足够的能力履行《流动性支持承诺函》项下的义务。</w:t>
      </w:r>
    </w:p>
    <w:p w14:paraId="4EE39EBE">
      <w:pPr>
        <w:keepNext w:val="0"/>
        <w:keepLines/>
        <w:pageBreakBefore w:val="0"/>
        <w:kinsoku/>
        <w:wordWrap/>
        <w:overflowPunct/>
        <w:topLinePunct w:val="0"/>
        <w:autoSpaceDE/>
        <w:autoSpaceDN/>
        <w:bidi w:val="0"/>
        <w:adjustRightInd/>
        <w:snapToGrid/>
        <w:ind w:left="0" w:leftChars="0" w:firstLine="0" w:firstLineChars="0"/>
        <w:textAlignment w:val="auto"/>
        <w:rPr>
          <w:rFonts w:hint="eastAsia"/>
        </w:rPr>
      </w:pPr>
    </w:p>
    <w:p w14:paraId="0145072A">
      <w:pPr>
        <w:pStyle w:val="2"/>
        <w:keepNext w:val="0"/>
        <w:keepLines/>
        <w:pageBreakBefore w:val="0"/>
        <w:numPr>
          <w:ilvl w:val="0"/>
          <w:numId w:val="1"/>
        </w:numPr>
        <w:kinsoku/>
        <w:wordWrap/>
        <w:overflowPunct/>
        <w:topLinePunct w:val="0"/>
        <w:autoSpaceDE/>
        <w:autoSpaceDN/>
        <w:bidi w:val="0"/>
        <w:adjustRightInd/>
        <w:snapToGrid/>
        <w:textAlignment w:val="auto"/>
        <w:rPr>
          <w:rFonts w:hint="eastAsia"/>
          <w:b w:val="0"/>
          <w:bCs w:val="0"/>
        </w:rPr>
      </w:pPr>
      <w:r>
        <w:rPr>
          <w:rFonts w:hint="eastAsia"/>
          <w:lang w:val="en-US" w:eastAsia="zh-CN"/>
        </w:rPr>
        <w:t>补充材料清单</w:t>
      </w:r>
    </w:p>
    <w:p w14:paraId="734E038B">
      <w:pPr>
        <w:pStyle w:val="2"/>
        <w:keepNext w:val="0"/>
        <w:keepLines/>
        <w:pageBreakBefore w:val="0"/>
        <w:numPr>
          <w:ilvl w:val="2"/>
          <w:numId w:val="1"/>
        </w:numPr>
        <w:kinsoku/>
        <w:wordWrap/>
        <w:overflowPunct/>
        <w:topLinePunct w:val="0"/>
        <w:autoSpaceDE/>
        <w:autoSpaceDN/>
        <w:bidi w:val="0"/>
        <w:adjustRightInd/>
        <w:snapToGrid/>
        <w:ind w:firstLine="489"/>
        <w:textAlignment w:val="auto"/>
        <w:rPr>
          <w:rFonts w:hint="eastAsia"/>
          <w:lang w:val="en-US" w:eastAsia="zh-CN"/>
        </w:rPr>
      </w:pPr>
      <w:r>
        <w:rPr>
          <w:rFonts w:hint="eastAsia"/>
          <w:lang w:val="en-US" w:eastAsia="zh-CN"/>
        </w:rPr>
        <w:t>缺失文件</w:t>
      </w:r>
    </w:p>
    <w:p w14:paraId="3E5FEFAE">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《信用评级报告》（如有）。</w:t>
      </w:r>
    </w:p>
    <w:p w14:paraId="4E039F45">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《认购协议》</w:t>
      </w:r>
    </w:p>
    <w:p w14:paraId="3DAA2792">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《风险揭示书》</w:t>
      </w:r>
    </w:p>
    <w:p w14:paraId="66F41AAF">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《运营管理协议》（定稿版）</w:t>
      </w:r>
    </w:p>
    <w:p w14:paraId="0722E9DF">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计划管理人的法律顾问（德恒深圳律所）的尽调报告和/或法律意见书（目前的是金诚同达对项目本身出具的法律意见书）</w:t>
      </w:r>
    </w:p>
    <w:p w14:paraId="3075C820">
      <w:pPr>
        <w:pStyle w:val="2"/>
        <w:keepNext w:val="0"/>
        <w:keepLines/>
        <w:pageBreakBefore w:val="0"/>
        <w:numPr>
          <w:ilvl w:val="2"/>
          <w:numId w:val="1"/>
        </w:numPr>
        <w:kinsoku/>
        <w:wordWrap/>
        <w:overflowPunct/>
        <w:topLinePunct w:val="0"/>
        <w:autoSpaceDE/>
        <w:autoSpaceDN/>
        <w:bidi w:val="0"/>
        <w:adjustRightInd/>
        <w:snapToGrid/>
        <w:ind w:firstLine="489"/>
        <w:textAlignment w:val="auto"/>
        <w:rPr>
          <w:rFonts w:hint="eastAsia"/>
          <w:lang w:val="en-US" w:eastAsia="zh-CN"/>
        </w:rPr>
      </w:pPr>
      <w:r>
        <w:rPr>
          <w:rFonts w:hint="eastAsia"/>
          <w:lang w:val="en-US" w:eastAsia="zh-CN"/>
        </w:rPr>
        <w:t>佐证材料</w:t>
      </w:r>
    </w:p>
    <w:p w14:paraId="5BE77131">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由计划管理人及发起人共同盖章出具，对募集规模、期限、业绩保障系数、业绩基准等所有冲突点进行唯一、最终确认的书面文件。</w:t>
      </w:r>
    </w:p>
    <w:p w14:paraId="619D84A6">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bCs/>
          <w:lang w:val="en-US" w:eastAsia="zh-CN"/>
        </w:rPr>
        <w:t>最终签署版的《运营管理协议》及其附件: 必须包含能明确锁定业绩考核基准为《房地产市场调研报告》中具体数据表的书面约定</w:t>
      </w:r>
      <w:r>
        <w:rPr>
          <w:rFonts w:hint="eastAsia"/>
          <w:b w:val="0"/>
          <w:bCs w:val="0"/>
          <w:lang w:val="en-US" w:eastAsia="zh-CN"/>
        </w:rPr>
        <w:t>。</w:t>
      </w:r>
    </w:p>
    <w:p w14:paraId="500A9BFC">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《关于股权转让定价公允性的专项说明》: 由发起人出具，详细解释股权对价高于不动产评估价值的商业逻辑和计算方法。</w:t>
      </w:r>
    </w:p>
    <w:p w14:paraId="48BA8FD3">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《关于项目出租率低于市场平均水平的原因分析报告》: 由运营管理机构出具的正式书面报告。</w:t>
      </w:r>
    </w:p>
    <w:p w14:paraId="704CB441">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《2025-2026年租约集中到期专项应对预案》。</w:t>
      </w:r>
    </w:p>
    <w:p w14:paraId="6FEF68FA">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《关于&lt;流动性支持承诺函&gt;法律性质及执行风险的补充法律意见》。</w:t>
      </w:r>
    </w:p>
    <w:p w14:paraId="320572E6">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国有资产评估备案证明。</w:t>
      </w:r>
    </w:p>
    <w:p w14:paraId="4091D13C">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计划管理人（券商）的法律意见书。</w:t>
      </w:r>
    </w:p>
    <w:p w14:paraId="27F527CE">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截至上月末的完整租户清册（Tenant Roll）。</w:t>
      </w:r>
    </w:p>
    <w:p w14:paraId="0112CEAC">
      <w:pPr>
        <w:pStyle w:val="2"/>
        <w:keepNext w:val="0"/>
        <w:keepLines/>
        <w:pageBreakBefore w:val="0"/>
        <w:numPr>
          <w:ilvl w:val="2"/>
          <w:numId w:val="1"/>
        </w:numPr>
        <w:kinsoku/>
        <w:wordWrap/>
        <w:overflowPunct/>
        <w:topLinePunct w:val="0"/>
        <w:autoSpaceDE/>
        <w:autoSpaceDN/>
        <w:bidi w:val="0"/>
        <w:adjustRightInd/>
        <w:snapToGrid/>
        <w:ind w:firstLine="489"/>
        <w:textAlignment w:val="auto"/>
        <w:rPr>
          <w:rFonts w:hint="eastAsia"/>
          <w:lang w:val="en-US" w:eastAsia="zh-CN"/>
        </w:rPr>
      </w:pPr>
      <w:r>
        <w:rPr>
          <w:rFonts w:hint="eastAsia"/>
          <w:lang w:val="en-US" w:eastAsia="zh-CN"/>
        </w:rPr>
        <w:t>投资依据</w:t>
      </w:r>
    </w:p>
    <w:p w14:paraId="565943A5">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所有交易文件的最终签署版本，特别是《托管协议》《监管协议》《证券登记及服务协议》，目前材料中这部分的相关主体尚不明确。</w:t>
      </w:r>
    </w:p>
    <w:p w14:paraId="2042D287">
      <w:pPr>
        <w:pStyle w:val="2"/>
        <w:keepNext w:val="0"/>
        <w:keepLines/>
        <w:pageBreakBefore w:val="0"/>
        <w:numPr>
          <w:ilvl w:val="3"/>
          <w:numId w:val="1"/>
        </w:numPr>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由外部律师出具的、对所有已识别冲突和风险进行最终确认和解释的最终版《法律意见书》。</w:t>
      </w:r>
    </w:p>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footnotePr>
      <w:pgSz w:w="11900" w:h="16840"/>
      <w:pgMar w:top="1418" w:right="1418" w:bottom="1418" w:left="1531" w:header="170" w:footer="454" w:gutter="0"/>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等线 Light">
    <w:altName w:val="宋体-简"/>
    <w:panose1 w:val="02010600030101010101"/>
    <w:charset w:val="86"/>
    <w:family w:val="auto"/>
    <w:pitch w:val="default"/>
    <w:sig w:usb0="00000000" w:usb1="00000000" w:usb2="00000016" w:usb3="00000000" w:csb0="0004000F" w:csb1="00000000"/>
  </w:font>
  <w:font w:name="Microsoft Sans Serif">
    <w:panose1 w:val="020B0604020202020204"/>
    <w:charset w:val="00"/>
    <w:family w:val="swiss"/>
    <w:pitch w:val="default"/>
    <w:sig w:usb0="E1002AFF" w:usb1="C0000002" w:usb2="00000008" w:usb3="00000000" w:csb0="200101FF" w:csb1="20280000"/>
  </w:font>
  <w:font w:name="Heiti SC Light">
    <w:panose1 w:val="02000000000000000000"/>
    <w:charset w:val="88"/>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NewRomanPSMT">
    <w:panose1 w:val="02020503050405090304"/>
    <w:charset w:val="00"/>
    <w:family w:val="roman"/>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等线 Light">
    <w:altName w:val="宋体-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BA2AE">
    <w:pPr>
      <w:pStyle w:val="11"/>
      <w:spacing w:after="120"/>
      <w:jc w:val="center"/>
    </w:pPr>
    <w:r>
      <w:rPr>
        <w:sz w:val="24"/>
        <w:szCs w:val="24"/>
      </w:rPr>
      <w:fldChar w:fldCharType="begin"/>
    </w:r>
    <w:r>
      <w:instrText xml:space="preserve">PAGE</w:instrText>
    </w:r>
    <w:r>
      <w:rPr>
        <w:sz w:val="24"/>
        <w:szCs w:val="24"/>
      </w:rPr>
      <w:fldChar w:fldCharType="separate"/>
    </w:r>
    <w:r>
      <w:t>1</w:t>
    </w:r>
    <w:r>
      <w:rPr>
        <w:sz w:val="24"/>
        <w:szCs w:val="24"/>
      </w:rPr>
      <w:fldChar w:fldCharType="end"/>
    </w:r>
    <w:r>
      <w:t>/</w:t>
    </w:r>
    <w:r>
      <w:rPr>
        <w:sz w:val="24"/>
        <w:szCs w:val="24"/>
      </w:rPr>
      <w:fldChar w:fldCharType="begin"/>
    </w:r>
    <w:r>
      <w:instrText xml:space="preserve">NUMPAGES</w:instrText>
    </w:r>
    <w:r>
      <w:rPr>
        <w:sz w:val="24"/>
        <w:szCs w:val="24"/>
      </w:rPr>
      <w:fldChar w:fldCharType="separate"/>
    </w:r>
    <w:r>
      <w:t>4</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024E">
    <w:pPr>
      <w:pStyle w:val="11"/>
      <w:spacing w:after="120"/>
      <w:ind w:firstLine="360"/>
    </w:pPr>
  </w:p>
  <w:p w14:paraId="1BB58FE8">
    <w:pPr>
      <w:spacing w:after="120"/>
    </w:pPr>
  </w:p>
  <w:p w14:paraId="4C523794">
    <w:pPr>
      <w:spacing w:after="120"/>
    </w:pPr>
  </w:p>
  <w:p w14:paraId="06A01D20">
    <w:pPr>
      <w:spacing w:after="120"/>
    </w:pPr>
  </w:p>
  <w:p w14:paraId="0BB6A93D">
    <w:pPr>
      <w:spacing w:after="120"/>
    </w:pPr>
  </w:p>
  <w:p w14:paraId="33DE6374">
    <w:pPr>
      <w:spacing w:after="120"/>
    </w:pPr>
  </w:p>
  <w:p w14:paraId="5310D9DB">
    <w:pPr>
      <w:spacing w:after="120"/>
    </w:pPr>
  </w:p>
  <w:p w14:paraId="3DF144C2">
    <w:pPr>
      <w:spacing w:after="120"/>
    </w:pPr>
  </w:p>
  <w:p w14:paraId="11269C95">
    <w:pPr>
      <w:spacing w:after="120"/>
    </w:pPr>
  </w:p>
  <w:p w14:paraId="70455788">
    <w:pPr>
      <w:spacing w:after="120"/>
    </w:pPr>
  </w:p>
  <w:p w14:paraId="2DBE0533">
    <w:pPr>
      <w:spacing w:after="120"/>
    </w:pPr>
  </w:p>
  <w:p w14:paraId="5DDD9FEB">
    <w:pPr>
      <w:spacing w:after="120"/>
    </w:pPr>
  </w:p>
  <w:p w14:paraId="4D039BAD">
    <w:pPr>
      <w:spacing w:after="120"/>
    </w:pPr>
  </w:p>
  <w:p w14:paraId="11611250">
    <w:pPr>
      <w:spacing w:after="120"/>
    </w:pPr>
  </w:p>
  <w:p w14:paraId="7E113B2B">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7AF5">
    <w:pPr>
      <w:pStyle w:val="11"/>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E69DE">
    <w:pPr>
      <w:spacing w:after="120"/>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497A8">
    <w:pPr>
      <w:pStyle w:val="12"/>
      <w:spacing w:after="120"/>
      <w:ind w:firstLine="360"/>
    </w:pPr>
  </w:p>
  <w:p w14:paraId="060A5F9F">
    <w:pPr>
      <w:spacing w:after="120"/>
    </w:pPr>
  </w:p>
  <w:p w14:paraId="1F721B1D">
    <w:pPr>
      <w:spacing w:after="120"/>
    </w:pPr>
  </w:p>
  <w:p w14:paraId="1E91CFED">
    <w:pPr>
      <w:spacing w:after="120"/>
    </w:pPr>
  </w:p>
  <w:p w14:paraId="1FA4C8F0">
    <w:pPr>
      <w:spacing w:after="120"/>
    </w:pPr>
  </w:p>
  <w:p w14:paraId="236464A2">
    <w:pPr>
      <w:spacing w:after="120"/>
    </w:pPr>
  </w:p>
  <w:p w14:paraId="7E9DA376">
    <w:pPr>
      <w:spacing w:after="120"/>
    </w:pPr>
  </w:p>
  <w:p w14:paraId="7D8E2D9F">
    <w:pPr>
      <w:spacing w:after="120"/>
    </w:pPr>
  </w:p>
  <w:p w14:paraId="3BC51709">
    <w:pPr>
      <w:spacing w:after="120"/>
    </w:pPr>
  </w:p>
  <w:p w14:paraId="5E858C07">
    <w:pPr>
      <w:spacing w:after="120"/>
    </w:pPr>
  </w:p>
  <w:p w14:paraId="69B87932">
    <w:pPr>
      <w:spacing w:after="120"/>
    </w:pPr>
  </w:p>
  <w:p w14:paraId="36F5D59D">
    <w:pPr>
      <w:spacing w:after="120"/>
    </w:pPr>
  </w:p>
  <w:p w14:paraId="5106E26F">
    <w:pPr>
      <w:spacing w:after="120"/>
    </w:pPr>
  </w:p>
  <w:p w14:paraId="3487D4AF">
    <w:pPr>
      <w:spacing w:after="120"/>
    </w:pPr>
  </w:p>
  <w:p w14:paraId="634BB9EC">
    <w:pP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CDD15">
    <w:pPr>
      <w:pStyle w:val="12"/>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D30E6"/>
    <w:multiLevelType w:val="singleLevel"/>
    <w:tmpl w:val="9EDD30E6"/>
    <w:lvl w:ilvl="0" w:tentative="0">
      <w:start w:val="1"/>
      <w:numFmt w:val="decimal"/>
      <w:suff w:val="nothing"/>
      <w:lvlText w:val="%1）"/>
      <w:lvlJc w:val="left"/>
    </w:lvl>
  </w:abstractNum>
  <w:abstractNum w:abstractNumId="1">
    <w:nsid w:val="25446D90"/>
    <w:multiLevelType w:val="multilevel"/>
    <w:tmpl w:val="25446D90"/>
    <w:lvl w:ilvl="0" w:tentative="0">
      <w:start w:val="1"/>
      <w:numFmt w:val="decimal"/>
      <w:pStyle w:val="4"/>
      <w:lvlText w:val="%1"/>
      <w:lvlJc w:val="left"/>
      <w:pPr>
        <w:tabs>
          <w:tab w:val="left" w:pos="425"/>
        </w:tabs>
        <w:ind w:left="425" w:hanging="425"/>
      </w:pPr>
      <w:rPr>
        <w:rFonts w:hint="default" w:ascii="Microsoft Sans Serif" w:hAnsi="Microsoft Sans Serif" w:cs="Microsoft Sans Serif"/>
        <w:b/>
        <w:i w:val="0"/>
        <w:sz w:val="21"/>
      </w:rPr>
    </w:lvl>
    <w:lvl w:ilvl="1" w:tentative="0">
      <w:start w:val="1"/>
      <w:numFmt w:val="decimal"/>
      <w:lvlText w:val="%1.%2"/>
      <w:lvlJc w:val="left"/>
      <w:pPr>
        <w:tabs>
          <w:tab w:val="left" w:pos="567"/>
        </w:tabs>
        <w:ind w:left="567" w:hanging="567"/>
      </w:pPr>
      <w:rPr>
        <w:rFonts w:hint="default" w:ascii="Microsoft Sans Serif" w:hAnsi="Microsoft Sans Serif" w:cs="Microsoft Sans Serif"/>
        <w:b w:val="0"/>
        <w:i w:val="0"/>
        <w:color w:val="auto"/>
        <w:sz w:val="21"/>
        <w:szCs w:val="21"/>
        <w:u w:val="none"/>
      </w:rPr>
    </w:lvl>
    <w:lvl w:ilvl="2" w:tentative="0">
      <w:start w:val="1"/>
      <w:numFmt w:val="decimal"/>
      <w:isLgl/>
      <w:lvlText w:val="%1.%2.%3"/>
      <w:lvlJc w:val="left"/>
      <w:pPr>
        <w:tabs>
          <w:tab w:val="left" w:pos="1107"/>
        </w:tabs>
        <w:ind w:left="1107" w:hanging="567"/>
      </w:pPr>
      <w:rPr>
        <w:rFonts w:hint="default" w:ascii="Microsoft Sans Serif" w:hAnsi="Microsoft Sans Serif" w:cs="Microsoft Sans Serif"/>
        <w:b w:val="0"/>
        <w:i w:val="0"/>
        <w:sz w:val="21"/>
        <w:szCs w:val="21"/>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387E49D9"/>
    <w:multiLevelType w:val="multilevel"/>
    <w:tmpl w:val="387E49D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AC41822"/>
    <w:multiLevelType w:val="multilevel"/>
    <w:tmpl w:val="4AC41822"/>
    <w:lvl w:ilvl="0" w:tentative="0">
      <w:start w:val="1"/>
      <w:numFmt w:val="chineseCountingThousand"/>
      <w:suff w:val="nothing"/>
      <w:lvlText w:val="%1、"/>
      <w:lvlJc w:val="left"/>
      <w:pPr>
        <w:ind w:left="0" w:firstLine="480"/>
      </w:pPr>
      <w:rPr>
        <w:rFonts w:hint="eastAsia"/>
        <w:lang w:val="en-US"/>
      </w:rPr>
    </w:lvl>
    <w:lvl w:ilvl="1" w:tentative="0">
      <w:start w:val="1"/>
      <w:numFmt w:val="chineseCountingThousand"/>
      <w:suff w:val="nothing"/>
      <w:lvlText w:val="（%2）"/>
      <w:lvlJc w:val="left"/>
      <w:pPr>
        <w:ind w:left="0" w:firstLine="346"/>
      </w:pPr>
      <w:rPr>
        <w:rFonts w:hint="eastAsia"/>
      </w:rPr>
    </w:lvl>
    <w:lvl w:ilvl="2" w:tentative="0">
      <w:start w:val="1"/>
      <w:numFmt w:val="decimal"/>
      <w:pStyle w:val="2"/>
      <w:suff w:val="space"/>
      <w:lvlText w:val="%3."/>
      <w:lvlJc w:val="left"/>
      <w:pPr>
        <w:ind w:left="0" w:firstLine="480"/>
      </w:pPr>
      <w:rPr>
        <w:rFonts w:hint="eastAsia"/>
      </w:rPr>
    </w:lvl>
    <w:lvl w:ilvl="3" w:tentative="0">
      <w:start w:val="1"/>
      <w:numFmt w:val="decimal"/>
      <w:suff w:val="nothing"/>
      <w:lvlText w:val="（%4）"/>
      <w:lvlJc w:val="left"/>
      <w:pPr>
        <w:ind w:left="0" w:firstLine="357"/>
      </w:pPr>
      <w:rPr>
        <w:rFonts w:hint="eastAsia"/>
      </w:rPr>
    </w:lvl>
    <w:lvl w:ilvl="4" w:tentative="0">
      <w:start w:val="1"/>
      <w:numFmt w:val="bullet"/>
      <w:suff w:val="space"/>
      <w:lvlText w:val=""/>
      <w:lvlJc w:val="left"/>
      <w:pPr>
        <w:ind w:left="0" w:firstLine="544"/>
      </w:pPr>
      <w:rPr>
        <w:rFonts w:hint="default" w:ascii="Wingdings" w:hAnsi="Wingdings"/>
      </w:rPr>
    </w:lvl>
    <w:lvl w:ilvl="5" w:tentative="0">
      <w:start w:val="1"/>
      <w:numFmt w:val="decimal"/>
      <w:lvlText w:val="%1.%2.%3.%4.%5.%6"/>
      <w:lvlJc w:val="left"/>
      <w:pPr>
        <w:tabs>
          <w:tab w:val="left" w:pos="1134"/>
        </w:tabs>
        <w:ind w:left="0" w:firstLine="480"/>
      </w:pPr>
      <w:rPr>
        <w:rFonts w:hint="eastAsia"/>
      </w:rPr>
    </w:lvl>
    <w:lvl w:ilvl="6" w:tentative="0">
      <w:start w:val="1"/>
      <w:numFmt w:val="decimal"/>
      <w:lvlText w:val="%1.%2.%3.%4.%5.%6.%7"/>
      <w:lvlJc w:val="left"/>
      <w:pPr>
        <w:tabs>
          <w:tab w:val="left" w:pos="1134"/>
        </w:tabs>
        <w:ind w:left="0" w:firstLine="480"/>
      </w:pPr>
      <w:rPr>
        <w:rFonts w:hint="eastAsia"/>
      </w:rPr>
    </w:lvl>
    <w:lvl w:ilvl="7" w:tentative="0">
      <w:start w:val="1"/>
      <w:numFmt w:val="decimal"/>
      <w:lvlText w:val="%1.%2.%3.%4.%5.%6.%7.%8"/>
      <w:lvlJc w:val="left"/>
      <w:pPr>
        <w:tabs>
          <w:tab w:val="left" w:pos="1134"/>
        </w:tabs>
        <w:ind w:left="0" w:firstLine="480"/>
      </w:pPr>
      <w:rPr>
        <w:rFonts w:hint="eastAsia"/>
      </w:rPr>
    </w:lvl>
    <w:lvl w:ilvl="8" w:tentative="0">
      <w:start w:val="1"/>
      <w:numFmt w:val="decimal"/>
      <w:lvlText w:val="%1.%2.%3.%4.%5.%6.%7.%8.%9"/>
      <w:lvlJc w:val="left"/>
      <w:pPr>
        <w:tabs>
          <w:tab w:val="left" w:pos="1134"/>
        </w:tabs>
        <w:ind w:left="0" w:firstLine="480"/>
      </w:pPr>
      <w:rPr>
        <w:rFonts w:hint="eastAsia"/>
      </w:rPr>
    </w:lvl>
  </w:abstractNum>
  <w:abstractNum w:abstractNumId="4">
    <w:nsid w:val="599E4C1C"/>
    <w:multiLevelType w:val="multilevel"/>
    <w:tmpl w:val="599E4C1C"/>
    <w:lvl w:ilvl="0" w:tentative="0">
      <w:start w:val="1"/>
      <w:numFmt w:val="chineseCountingThousand"/>
      <w:suff w:val="nothing"/>
      <w:lvlText w:val="%1、"/>
      <w:lvlJc w:val="left"/>
      <w:pPr>
        <w:ind w:left="0" w:firstLine="480"/>
      </w:pPr>
      <w:rPr>
        <w:rFonts w:hint="eastAsia"/>
        <w:lang w:val="en-US"/>
      </w:rPr>
    </w:lvl>
    <w:lvl w:ilvl="1" w:tentative="0">
      <w:start w:val="1"/>
      <w:numFmt w:val="chineseCountingThousand"/>
      <w:suff w:val="nothing"/>
      <w:lvlText w:val="（%2）"/>
      <w:lvlJc w:val="left"/>
      <w:pPr>
        <w:ind w:left="0" w:firstLine="346"/>
      </w:pPr>
      <w:rPr>
        <w:rFonts w:hint="eastAsia"/>
      </w:rPr>
    </w:lvl>
    <w:lvl w:ilvl="2" w:tentative="0">
      <w:start w:val="1"/>
      <w:numFmt w:val="decimal"/>
      <w:suff w:val="space"/>
      <w:lvlText w:val="%3."/>
      <w:lvlJc w:val="left"/>
      <w:pPr>
        <w:ind w:left="0" w:firstLine="480"/>
      </w:pPr>
      <w:rPr>
        <w:rFonts w:hint="eastAsia"/>
      </w:rPr>
    </w:lvl>
    <w:lvl w:ilvl="3" w:tentative="0">
      <w:start w:val="1"/>
      <w:numFmt w:val="decimal"/>
      <w:suff w:val="nothing"/>
      <w:lvlText w:val="（%4）"/>
      <w:lvlJc w:val="left"/>
      <w:pPr>
        <w:ind w:left="0" w:firstLine="357"/>
      </w:pPr>
      <w:rPr>
        <w:rFonts w:hint="eastAsia"/>
      </w:rPr>
    </w:lvl>
    <w:lvl w:ilvl="4" w:tentative="0">
      <w:start w:val="1"/>
      <w:numFmt w:val="bullet"/>
      <w:suff w:val="space"/>
      <w:lvlText w:val=""/>
      <w:lvlJc w:val="left"/>
      <w:pPr>
        <w:ind w:left="0" w:firstLine="544"/>
      </w:pPr>
      <w:rPr>
        <w:rFonts w:hint="default" w:ascii="Wingdings" w:hAnsi="Wingdings"/>
      </w:rPr>
    </w:lvl>
    <w:lvl w:ilvl="5" w:tentative="0">
      <w:start w:val="1"/>
      <w:numFmt w:val="decimal"/>
      <w:lvlText w:val="%1.%2.%3.%4.%5.%6"/>
      <w:lvlJc w:val="left"/>
      <w:pPr>
        <w:tabs>
          <w:tab w:val="left" w:pos="1134"/>
        </w:tabs>
        <w:ind w:left="0" w:firstLine="480"/>
      </w:pPr>
      <w:rPr>
        <w:rFonts w:hint="eastAsia"/>
      </w:rPr>
    </w:lvl>
    <w:lvl w:ilvl="6" w:tentative="0">
      <w:start w:val="1"/>
      <w:numFmt w:val="decimal"/>
      <w:lvlText w:val="%1.%2.%3.%4.%5.%6.%7"/>
      <w:lvlJc w:val="left"/>
      <w:pPr>
        <w:tabs>
          <w:tab w:val="left" w:pos="1134"/>
        </w:tabs>
        <w:ind w:left="0" w:firstLine="480"/>
      </w:pPr>
      <w:rPr>
        <w:rFonts w:hint="eastAsia"/>
      </w:rPr>
    </w:lvl>
    <w:lvl w:ilvl="7" w:tentative="0">
      <w:start w:val="1"/>
      <w:numFmt w:val="decimal"/>
      <w:lvlText w:val="%1.%2.%3.%4.%5.%6.%7.%8"/>
      <w:lvlJc w:val="left"/>
      <w:pPr>
        <w:tabs>
          <w:tab w:val="left" w:pos="1134"/>
        </w:tabs>
        <w:ind w:left="0" w:firstLine="480"/>
      </w:pPr>
      <w:rPr>
        <w:rFonts w:hint="eastAsia"/>
      </w:rPr>
    </w:lvl>
    <w:lvl w:ilvl="8" w:tentative="0">
      <w:start w:val="1"/>
      <w:numFmt w:val="decimal"/>
      <w:lvlText w:val="%1.%2.%3.%4.%5.%6.%7.%8.%9"/>
      <w:lvlJc w:val="left"/>
      <w:pPr>
        <w:tabs>
          <w:tab w:val="left" w:pos="1134"/>
        </w:tabs>
        <w:ind w:left="0" w:firstLine="480"/>
      </w:pPr>
      <w:rPr>
        <w:rFonts w:hint="eastAsia"/>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cwZWQxOTRkMmNjODYxYWVlNzM1M2UzMTg2MWI5MjkifQ=="/>
  </w:docVars>
  <w:rsids>
    <w:rsidRoot w:val="00BB70BD"/>
    <w:rsid w:val="00000DDF"/>
    <w:rsid w:val="00001566"/>
    <w:rsid w:val="000016C2"/>
    <w:rsid w:val="00001C39"/>
    <w:rsid w:val="00001D1E"/>
    <w:rsid w:val="00001DB1"/>
    <w:rsid w:val="00002A8D"/>
    <w:rsid w:val="00004CC8"/>
    <w:rsid w:val="00005F5D"/>
    <w:rsid w:val="000060A9"/>
    <w:rsid w:val="00007F81"/>
    <w:rsid w:val="0001452D"/>
    <w:rsid w:val="00014F7B"/>
    <w:rsid w:val="00015D53"/>
    <w:rsid w:val="00015D58"/>
    <w:rsid w:val="00016F9B"/>
    <w:rsid w:val="00022C37"/>
    <w:rsid w:val="00022CD3"/>
    <w:rsid w:val="00024313"/>
    <w:rsid w:val="000265F9"/>
    <w:rsid w:val="00026F15"/>
    <w:rsid w:val="00027087"/>
    <w:rsid w:val="000275E2"/>
    <w:rsid w:val="00030662"/>
    <w:rsid w:val="0003082D"/>
    <w:rsid w:val="00030D34"/>
    <w:rsid w:val="00031FB7"/>
    <w:rsid w:val="00032184"/>
    <w:rsid w:val="0003252A"/>
    <w:rsid w:val="00032BA5"/>
    <w:rsid w:val="00033028"/>
    <w:rsid w:val="0003316D"/>
    <w:rsid w:val="00034603"/>
    <w:rsid w:val="00035963"/>
    <w:rsid w:val="00037A82"/>
    <w:rsid w:val="00040357"/>
    <w:rsid w:val="00040F5A"/>
    <w:rsid w:val="000417F0"/>
    <w:rsid w:val="0004328B"/>
    <w:rsid w:val="00043B4D"/>
    <w:rsid w:val="00044A38"/>
    <w:rsid w:val="00044DE3"/>
    <w:rsid w:val="0004594C"/>
    <w:rsid w:val="000459A0"/>
    <w:rsid w:val="00045F9F"/>
    <w:rsid w:val="00046AC2"/>
    <w:rsid w:val="000477EB"/>
    <w:rsid w:val="00050779"/>
    <w:rsid w:val="00051F6B"/>
    <w:rsid w:val="000523B5"/>
    <w:rsid w:val="00053703"/>
    <w:rsid w:val="00053E57"/>
    <w:rsid w:val="00054E4D"/>
    <w:rsid w:val="00055B40"/>
    <w:rsid w:val="000606B4"/>
    <w:rsid w:val="00060949"/>
    <w:rsid w:val="0006109D"/>
    <w:rsid w:val="00061F15"/>
    <w:rsid w:val="00062E40"/>
    <w:rsid w:val="000631C9"/>
    <w:rsid w:val="00063590"/>
    <w:rsid w:val="00063E70"/>
    <w:rsid w:val="00065597"/>
    <w:rsid w:val="00065AE8"/>
    <w:rsid w:val="00070588"/>
    <w:rsid w:val="00070D05"/>
    <w:rsid w:val="000715D2"/>
    <w:rsid w:val="00075BB8"/>
    <w:rsid w:val="0007608D"/>
    <w:rsid w:val="00077D78"/>
    <w:rsid w:val="00077F59"/>
    <w:rsid w:val="000807FC"/>
    <w:rsid w:val="00081726"/>
    <w:rsid w:val="00082061"/>
    <w:rsid w:val="000849EF"/>
    <w:rsid w:val="00084A25"/>
    <w:rsid w:val="00085FD4"/>
    <w:rsid w:val="00087599"/>
    <w:rsid w:val="00091112"/>
    <w:rsid w:val="000914DD"/>
    <w:rsid w:val="00091ED1"/>
    <w:rsid w:val="000939A0"/>
    <w:rsid w:val="00093D48"/>
    <w:rsid w:val="00094787"/>
    <w:rsid w:val="000948B0"/>
    <w:rsid w:val="000958B2"/>
    <w:rsid w:val="00096A95"/>
    <w:rsid w:val="000A2077"/>
    <w:rsid w:val="000A2493"/>
    <w:rsid w:val="000A2B90"/>
    <w:rsid w:val="000A392F"/>
    <w:rsid w:val="000A4A5A"/>
    <w:rsid w:val="000A4FB7"/>
    <w:rsid w:val="000A54FD"/>
    <w:rsid w:val="000A596A"/>
    <w:rsid w:val="000A70E9"/>
    <w:rsid w:val="000B28D7"/>
    <w:rsid w:val="000B2A49"/>
    <w:rsid w:val="000B3F45"/>
    <w:rsid w:val="000B4332"/>
    <w:rsid w:val="000B554C"/>
    <w:rsid w:val="000B5B6E"/>
    <w:rsid w:val="000B604E"/>
    <w:rsid w:val="000B7795"/>
    <w:rsid w:val="000C0081"/>
    <w:rsid w:val="000C1A6C"/>
    <w:rsid w:val="000C320B"/>
    <w:rsid w:val="000C493F"/>
    <w:rsid w:val="000C5599"/>
    <w:rsid w:val="000C6870"/>
    <w:rsid w:val="000C6C80"/>
    <w:rsid w:val="000C7440"/>
    <w:rsid w:val="000C7B62"/>
    <w:rsid w:val="000C7F89"/>
    <w:rsid w:val="000D071C"/>
    <w:rsid w:val="000D143A"/>
    <w:rsid w:val="000D1BDF"/>
    <w:rsid w:val="000D2A48"/>
    <w:rsid w:val="000D3FA4"/>
    <w:rsid w:val="000D4E6C"/>
    <w:rsid w:val="000D4F2D"/>
    <w:rsid w:val="000D5310"/>
    <w:rsid w:val="000D536E"/>
    <w:rsid w:val="000E096A"/>
    <w:rsid w:val="000E0DF5"/>
    <w:rsid w:val="000E1C67"/>
    <w:rsid w:val="000E37FF"/>
    <w:rsid w:val="000E488F"/>
    <w:rsid w:val="000E4B3D"/>
    <w:rsid w:val="000E5EF3"/>
    <w:rsid w:val="000E7E85"/>
    <w:rsid w:val="000F20C8"/>
    <w:rsid w:val="000F32D5"/>
    <w:rsid w:val="000F3D5E"/>
    <w:rsid w:val="000F4F72"/>
    <w:rsid w:val="000F5E74"/>
    <w:rsid w:val="001000DF"/>
    <w:rsid w:val="00100BE7"/>
    <w:rsid w:val="00100D98"/>
    <w:rsid w:val="00101801"/>
    <w:rsid w:val="00102605"/>
    <w:rsid w:val="001038E0"/>
    <w:rsid w:val="00105181"/>
    <w:rsid w:val="00107184"/>
    <w:rsid w:val="001129A9"/>
    <w:rsid w:val="001130F6"/>
    <w:rsid w:val="00113D67"/>
    <w:rsid w:val="0011523B"/>
    <w:rsid w:val="00116A00"/>
    <w:rsid w:val="001175F0"/>
    <w:rsid w:val="00117685"/>
    <w:rsid w:val="00120685"/>
    <w:rsid w:val="00120FD3"/>
    <w:rsid w:val="001228C9"/>
    <w:rsid w:val="001240CC"/>
    <w:rsid w:val="00125575"/>
    <w:rsid w:val="001257CC"/>
    <w:rsid w:val="00127B1C"/>
    <w:rsid w:val="00127E44"/>
    <w:rsid w:val="00130769"/>
    <w:rsid w:val="00132D31"/>
    <w:rsid w:val="001339D4"/>
    <w:rsid w:val="001341F1"/>
    <w:rsid w:val="001348DA"/>
    <w:rsid w:val="0013513B"/>
    <w:rsid w:val="0013533A"/>
    <w:rsid w:val="00135796"/>
    <w:rsid w:val="0013643A"/>
    <w:rsid w:val="00136C35"/>
    <w:rsid w:val="001404FE"/>
    <w:rsid w:val="0014184B"/>
    <w:rsid w:val="001434D0"/>
    <w:rsid w:val="001447B9"/>
    <w:rsid w:val="00144B87"/>
    <w:rsid w:val="00145A2A"/>
    <w:rsid w:val="00145F59"/>
    <w:rsid w:val="001460D5"/>
    <w:rsid w:val="00146E61"/>
    <w:rsid w:val="0014797D"/>
    <w:rsid w:val="0015062B"/>
    <w:rsid w:val="0015134B"/>
    <w:rsid w:val="00151A7A"/>
    <w:rsid w:val="001547CE"/>
    <w:rsid w:val="001549DC"/>
    <w:rsid w:val="00154D16"/>
    <w:rsid w:val="00155138"/>
    <w:rsid w:val="001579AB"/>
    <w:rsid w:val="00157E07"/>
    <w:rsid w:val="00160F74"/>
    <w:rsid w:val="00161038"/>
    <w:rsid w:val="00161976"/>
    <w:rsid w:val="001620E9"/>
    <w:rsid w:val="00162241"/>
    <w:rsid w:val="0016315D"/>
    <w:rsid w:val="00164659"/>
    <w:rsid w:val="00165B2B"/>
    <w:rsid w:val="00165DEA"/>
    <w:rsid w:val="0016668B"/>
    <w:rsid w:val="00166C08"/>
    <w:rsid w:val="00167945"/>
    <w:rsid w:val="00167A08"/>
    <w:rsid w:val="00167F16"/>
    <w:rsid w:val="0017086D"/>
    <w:rsid w:val="0017091C"/>
    <w:rsid w:val="0017100E"/>
    <w:rsid w:val="00171570"/>
    <w:rsid w:val="00171D30"/>
    <w:rsid w:val="001726E3"/>
    <w:rsid w:val="001749A9"/>
    <w:rsid w:val="001751FB"/>
    <w:rsid w:val="00175ABC"/>
    <w:rsid w:val="00176DC0"/>
    <w:rsid w:val="00177508"/>
    <w:rsid w:val="0017776A"/>
    <w:rsid w:val="00177AFC"/>
    <w:rsid w:val="00177EDD"/>
    <w:rsid w:val="00180F1C"/>
    <w:rsid w:val="00183CC9"/>
    <w:rsid w:val="001850D6"/>
    <w:rsid w:val="001857CC"/>
    <w:rsid w:val="001863E9"/>
    <w:rsid w:val="001870F2"/>
    <w:rsid w:val="001875BB"/>
    <w:rsid w:val="001907B9"/>
    <w:rsid w:val="0019082C"/>
    <w:rsid w:val="0019112A"/>
    <w:rsid w:val="00192688"/>
    <w:rsid w:val="001928AD"/>
    <w:rsid w:val="00193ECA"/>
    <w:rsid w:val="00194836"/>
    <w:rsid w:val="00196285"/>
    <w:rsid w:val="001A02FB"/>
    <w:rsid w:val="001A17A9"/>
    <w:rsid w:val="001A1849"/>
    <w:rsid w:val="001A21BD"/>
    <w:rsid w:val="001A27C0"/>
    <w:rsid w:val="001A2C6A"/>
    <w:rsid w:val="001A4AA9"/>
    <w:rsid w:val="001A673C"/>
    <w:rsid w:val="001A7BB2"/>
    <w:rsid w:val="001B0842"/>
    <w:rsid w:val="001B2B97"/>
    <w:rsid w:val="001B492B"/>
    <w:rsid w:val="001B4EE2"/>
    <w:rsid w:val="001B71F1"/>
    <w:rsid w:val="001B7E69"/>
    <w:rsid w:val="001C589B"/>
    <w:rsid w:val="001C58E6"/>
    <w:rsid w:val="001C6407"/>
    <w:rsid w:val="001D0AE2"/>
    <w:rsid w:val="001D2656"/>
    <w:rsid w:val="001D38B1"/>
    <w:rsid w:val="001D3906"/>
    <w:rsid w:val="001D4400"/>
    <w:rsid w:val="001D45E4"/>
    <w:rsid w:val="001D49BA"/>
    <w:rsid w:val="001D5842"/>
    <w:rsid w:val="001D5D46"/>
    <w:rsid w:val="001D61EC"/>
    <w:rsid w:val="001D6933"/>
    <w:rsid w:val="001D766E"/>
    <w:rsid w:val="001D7921"/>
    <w:rsid w:val="001E077B"/>
    <w:rsid w:val="001E1206"/>
    <w:rsid w:val="001E2689"/>
    <w:rsid w:val="001E4EFF"/>
    <w:rsid w:val="001E7EE5"/>
    <w:rsid w:val="001F111F"/>
    <w:rsid w:val="001F1E59"/>
    <w:rsid w:val="001F39F5"/>
    <w:rsid w:val="001F5BA1"/>
    <w:rsid w:val="001F5DD4"/>
    <w:rsid w:val="001F6682"/>
    <w:rsid w:val="001F6C58"/>
    <w:rsid w:val="001F756E"/>
    <w:rsid w:val="002001BE"/>
    <w:rsid w:val="0020095D"/>
    <w:rsid w:val="00201CD1"/>
    <w:rsid w:val="00202338"/>
    <w:rsid w:val="00206AF4"/>
    <w:rsid w:val="002138C7"/>
    <w:rsid w:val="00214DB0"/>
    <w:rsid w:val="0021568F"/>
    <w:rsid w:val="00215BFB"/>
    <w:rsid w:val="00215F14"/>
    <w:rsid w:val="00216654"/>
    <w:rsid w:val="0021737D"/>
    <w:rsid w:val="002174F4"/>
    <w:rsid w:val="00221FE4"/>
    <w:rsid w:val="0022389F"/>
    <w:rsid w:val="0022455D"/>
    <w:rsid w:val="0022525F"/>
    <w:rsid w:val="00225B24"/>
    <w:rsid w:val="0022689E"/>
    <w:rsid w:val="0022772B"/>
    <w:rsid w:val="00227F94"/>
    <w:rsid w:val="002309B8"/>
    <w:rsid w:val="00230C4B"/>
    <w:rsid w:val="002313E6"/>
    <w:rsid w:val="002322A8"/>
    <w:rsid w:val="0023234C"/>
    <w:rsid w:val="002325E2"/>
    <w:rsid w:val="00234E25"/>
    <w:rsid w:val="00235C2C"/>
    <w:rsid w:val="00236F63"/>
    <w:rsid w:val="00237950"/>
    <w:rsid w:val="00241BFC"/>
    <w:rsid w:val="00242340"/>
    <w:rsid w:val="00242B92"/>
    <w:rsid w:val="00242D93"/>
    <w:rsid w:val="00242EA8"/>
    <w:rsid w:val="00243609"/>
    <w:rsid w:val="00245D72"/>
    <w:rsid w:val="0024604E"/>
    <w:rsid w:val="002471DD"/>
    <w:rsid w:val="00247D7D"/>
    <w:rsid w:val="00253DD8"/>
    <w:rsid w:val="00254863"/>
    <w:rsid w:val="0025515E"/>
    <w:rsid w:val="00256127"/>
    <w:rsid w:val="00256876"/>
    <w:rsid w:val="00256F7C"/>
    <w:rsid w:val="00257F0C"/>
    <w:rsid w:val="002606C1"/>
    <w:rsid w:val="002634E2"/>
    <w:rsid w:val="00263635"/>
    <w:rsid w:val="002638FC"/>
    <w:rsid w:val="00263E42"/>
    <w:rsid w:val="00266728"/>
    <w:rsid w:val="00266786"/>
    <w:rsid w:val="00267415"/>
    <w:rsid w:val="00270F43"/>
    <w:rsid w:val="0027220B"/>
    <w:rsid w:val="002724DF"/>
    <w:rsid w:val="002725EE"/>
    <w:rsid w:val="002752BB"/>
    <w:rsid w:val="00275EFC"/>
    <w:rsid w:val="00276D7A"/>
    <w:rsid w:val="00276F18"/>
    <w:rsid w:val="002771CF"/>
    <w:rsid w:val="00277297"/>
    <w:rsid w:val="002815D8"/>
    <w:rsid w:val="002818AD"/>
    <w:rsid w:val="00283B6A"/>
    <w:rsid w:val="00284A88"/>
    <w:rsid w:val="00285673"/>
    <w:rsid w:val="00287043"/>
    <w:rsid w:val="00287AF8"/>
    <w:rsid w:val="0029023A"/>
    <w:rsid w:val="00290740"/>
    <w:rsid w:val="00290785"/>
    <w:rsid w:val="00290DE3"/>
    <w:rsid w:val="00290F86"/>
    <w:rsid w:val="00292CB8"/>
    <w:rsid w:val="002936A5"/>
    <w:rsid w:val="00293886"/>
    <w:rsid w:val="002969DA"/>
    <w:rsid w:val="00297DF0"/>
    <w:rsid w:val="00297F2E"/>
    <w:rsid w:val="002A13F1"/>
    <w:rsid w:val="002A30AD"/>
    <w:rsid w:val="002A339A"/>
    <w:rsid w:val="002A4660"/>
    <w:rsid w:val="002A48BF"/>
    <w:rsid w:val="002A5230"/>
    <w:rsid w:val="002A5415"/>
    <w:rsid w:val="002A5715"/>
    <w:rsid w:val="002A5FB4"/>
    <w:rsid w:val="002B0053"/>
    <w:rsid w:val="002B0C73"/>
    <w:rsid w:val="002B2300"/>
    <w:rsid w:val="002B2D79"/>
    <w:rsid w:val="002B2E1D"/>
    <w:rsid w:val="002B3248"/>
    <w:rsid w:val="002B40FF"/>
    <w:rsid w:val="002B4270"/>
    <w:rsid w:val="002B4B09"/>
    <w:rsid w:val="002B52E5"/>
    <w:rsid w:val="002B665F"/>
    <w:rsid w:val="002B6785"/>
    <w:rsid w:val="002B7713"/>
    <w:rsid w:val="002B7738"/>
    <w:rsid w:val="002C0196"/>
    <w:rsid w:val="002C0740"/>
    <w:rsid w:val="002C175C"/>
    <w:rsid w:val="002C385F"/>
    <w:rsid w:val="002C5D6C"/>
    <w:rsid w:val="002C747A"/>
    <w:rsid w:val="002C7B9E"/>
    <w:rsid w:val="002D0E56"/>
    <w:rsid w:val="002D1409"/>
    <w:rsid w:val="002D33FF"/>
    <w:rsid w:val="002D3B03"/>
    <w:rsid w:val="002D3C1F"/>
    <w:rsid w:val="002D3E50"/>
    <w:rsid w:val="002D57D7"/>
    <w:rsid w:val="002D5CB5"/>
    <w:rsid w:val="002E0748"/>
    <w:rsid w:val="002E17C8"/>
    <w:rsid w:val="002E23E1"/>
    <w:rsid w:val="002E2B7F"/>
    <w:rsid w:val="002E381A"/>
    <w:rsid w:val="002E498F"/>
    <w:rsid w:val="002E5F63"/>
    <w:rsid w:val="002E6F98"/>
    <w:rsid w:val="002E76EF"/>
    <w:rsid w:val="002E7EA7"/>
    <w:rsid w:val="002F3286"/>
    <w:rsid w:val="002F39DD"/>
    <w:rsid w:val="002F3A1B"/>
    <w:rsid w:val="002F5321"/>
    <w:rsid w:val="002F5895"/>
    <w:rsid w:val="002F58D3"/>
    <w:rsid w:val="002F5E83"/>
    <w:rsid w:val="002F64DC"/>
    <w:rsid w:val="002F781B"/>
    <w:rsid w:val="002F7CFC"/>
    <w:rsid w:val="002F7E3D"/>
    <w:rsid w:val="0030056B"/>
    <w:rsid w:val="0030078F"/>
    <w:rsid w:val="00300D13"/>
    <w:rsid w:val="00300E3E"/>
    <w:rsid w:val="003013E2"/>
    <w:rsid w:val="0030164C"/>
    <w:rsid w:val="00302467"/>
    <w:rsid w:val="00302B5B"/>
    <w:rsid w:val="00303290"/>
    <w:rsid w:val="00303455"/>
    <w:rsid w:val="00303BC0"/>
    <w:rsid w:val="0030414D"/>
    <w:rsid w:val="00304BD9"/>
    <w:rsid w:val="0030750C"/>
    <w:rsid w:val="0031064E"/>
    <w:rsid w:val="00310748"/>
    <w:rsid w:val="003119C1"/>
    <w:rsid w:val="00311F5E"/>
    <w:rsid w:val="00312F9E"/>
    <w:rsid w:val="003161DF"/>
    <w:rsid w:val="00320A4B"/>
    <w:rsid w:val="00321655"/>
    <w:rsid w:val="003222A7"/>
    <w:rsid w:val="0032288C"/>
    <w:rsid w:val="003234C3"/>
    <w:rsid w:val="00324D68"/>
    <w:rsid w:val="003255FA"/>
    <w:rsid w:val="00327F1D"/>
    <w:rsid w:val="003309A1"/>
    <w:rsid w:val="00330A28"/>
    <w:rsid w:val="00330C00"/>
    <w:rsid w:val="00331F0C"/>
    <w:rsid w:val="00332231"/>
    <w:rsid w:val="00332465"/>
    <w:rsid w:val="00334621"/>
    <w:rsid w:val="0033537A"/>
    <w:rsid w:val="00342835"/>
    <w:rsid w:val="0034368E"/>
    <w:rsid w:val="003449A4"/>
    <w:rsid w:val="0034594C"/>
    <w:rsid w:val="00345B82"/>
    <w:rsid w:val="00345F77"/>
    <w:rsid w:val="0034690E"/>
    <w:rsid w:val="00350619"/>
    <w:rsid w:val="00351E5C"/>
    <w:rsid w:val="00353A4E"/>
    <w:rsid w:val="00353D03"/>
    <w:rsid w:val="00355C70"/>
    <w:rsid w:val="00356534"/>
    <w:rsid w:val="003569B8"/>
    <w:rsid w:val="003569BD"/>
    <w:rsid w:val="00357DCF"/>
    <w:rsid w:val="00361175"/>
    <w:rsid w:val="00361CAC"/>
    <w:rsid w:val="00362FC6"/>
    <w:rsid w:val="00364329"/>
    <w:rsid w:val="003643CF"/>
    <w:rsid w:val="003662E4"/>
    <w:rsid w:val="00366458"/>
    <w:rsid w:val="00366BC9"/>
    <w:rsid w:val="00367636"/>
    <w:rsid w:val="00367F60"/>
    <w:rsid w:val="00367FEE"/>
    <w:rsid w:val="003707A8"/>
    <w:rsid w:val="00371D50"/>
    <w:rsid w:val="00372A8B"/>
    <w:rsid w:val="00373126"/>
    <w:rsid w:val="00373BFF"/>
    <w:rsid w:val="003753BE"/>
    <w:rsid w:val="00375BBB"/>
    <w:rsid w:val="0037623F"/>
    <w:rsid w:val="00376AD7"/>
    <w:rsid w:val="003775D9"/>
    <w:rsid w:val="00377E06"/>
    <w:rsid w:val="00381266"/>
    <w:rsid w:val="003823BE"/>
    <w:rsid w:val="003826BF"/>
    <w:rsid w:val="00382EA4"/>
    <w:rsid w:val="003830C8"/>
    <w:rsid w:val="003832CC"/>
    <w:rsid w:val="003832D3"/>
    <w:rsid w:val="003832F7"/>
    <w:rsid w:val="0038373A"/>
    <w:rsid w:val="003844C1"/>
    <w:rsid w:val="00385F00"/>
    <w:rsid w:val="00386D10"/>
    <w:rsid w:val="00386FDB"/>
    <w:rsid w:val="003901CF"/>
    <w:rsid w:val="003908B9"/>
    <w:rsid w:val="003908E0"/>
    <w:rsid w:val="00390E3A"/>
    <w:rsid w:val="00391C9E"/>
    <w:rsid w:val="00392643"/>
    <w:rsid w:val="003931E0"/>
    <w:rsid w:val="00393944"/>
    <w:rsid w:val="00393FEB"/>
    <w:rsid w:val="0039441C"/>
    <w:rsid w:val="00396E2B"/>
    <w:rsid w:val="0039721C"/>
    <w:rsid w:val="00397238"/>
    <w:rsid w:val="003A033C"/>
    <w:rsid w:val="003A173F"/>
    <w:rsid w:val="003A234B"/>
    <w:rsid w:val="003A3F5F"/>
    <w:rsid w:val="003A611A"/>
    <w:rsid w:val="003A75BD"/>
    <w:rsid w:val="003B04C3"/>
    <w:rsid w:val="003B0599"/>
    <w:rsid w:val="003B0C96"/>
    <w:rsid w:val="003B22D9"/>
    <w:rsid w:val="003B271E"/>
    <w:rsid w:val="003B2B8D"/>
    <w:rsid w:val="003B2EA2"/>
    <w:rsid w:val="003B42DF"/>
    <w:rsid w:val="003B4A79"/>
    <w:rsid w:val="003B513E"/>
    <w:rsid w:val="003B55FA"/>
    <w:rsid w:val="003B72FD"/>
    <w:rsid w:val="003B7BCE"/>
    <w:rsid w:val="003C0F20"/>
    <w:rsid w:val="003C2040"/>
    <w:rsid w:val="003C45EE"/>
    <w:rsid w:val="003C5944"/>
    <w:rsid w:val="003C6257"/>
    <w:rsid w:val="003D081E"/>
    <w:rsid w:val="003D180D"/>
    <w:rsid w:val="003D314B"/>
    <w:rsid w:val="003D368A"/>
    <w:rsid w:val="003D4F00"/>
    <w:rsid w:val="003D6A29"/>
    <w:rsid w:val="003D6E80"/>
    <w:rsid w:val="003D7783"/>
    <w:rsid w:val="003D7DD5"/>
    <w:rsid w:val="003E1A23"/>
    <w:rsid w:val="003E1B38"/>
    <w:rsid w:val="003E1FC7"/>
    <w:rsid w:val="003E236E"/>
    <w:rsid w:val="003E299E"/>
    <w:rsid w:val="003E323C"/>
    <w:rsid w:val="003E373F"/>
    <w:rsid w:val="003E4021"/>
    <w:rsid w:val="003E510E"/>
    <w:rsid w:val="003E59D2"/>
    <w:rsid w:val="003E5BB5"/>
    <w:rsid w:val="003F0067"/>
    <w:rsid w:val="003F14CE"/>
    <w:rsid w:val="003F21B5"/>
    <w:rsid w:val="003F2E67"/>
    <w:rsid w:val="003F3B66"/>
    <w:rsid w:val="003F4B97"/>
    <w:rsid w:val="003F57E9"/>
    <w:rsid w:val="003F6751"/>
    <w:rsid w:val="00401887"/>
    <w:rsid w:val="0040255D"/>
    <w:rsid w:val="00402A51"/>
    <w:rsid w:val="0040384F"/>
    <w:rsid w:val="0040388C"/>
    <w:rsid w:val="00403E98"/>
    <w:rsid w:val="00403F75"/>
    <w:rsid w:val="004043C3"/>
    <w:rsid w:val="00405126"/>
    <w:rsid w:val="00405698"/>
    <w:rsid w:val="004067D7"/>
    <w:rsid w:val="00406D8E"/>
    <w:rsid w:val="004109ED"/>
    <w:rsid w:val="0041126B"/>
    <w:rsid w:val="0041152D"/>
    <w:rsid w:val="00411C42"/>
    <w:rsid w:val="00413FB6"/>
    <w:rsid w:val="00414020"/>
    <w:rsid w:val="004153DC"/>
    <w:rsid w:val="00415B3E"/>
    <w:rsid w:val="0041707D"/>
    <w:rsid w:val="004171D9"/>
    <w:rsid w:val="00417553"/>
    <w:rsid w:val="004204D0"/>
    <w:rsid w:val="004209B7"/>
    <w:rsid w:val="00421F12"/>
    <w:rsid w:val="00422A38"/>
    <w:rsid w:val="00422B3A"/>
    <w:rsid w:val="0042383A"/>
    <w:rsid w:val="00424EBB"/>
    <w:rsid w:val="00425327"/>
    <w:rsid w:val="00425A93"/>
    <w:rsid w:val="00425ABF"/>
    <w:rsid w:val="004261FC"/>
    <w:rsid w:val="00426587"/>
    <w:rsid w:val="00427089"/>
    <w:rsid w:val="004279C1"/>
    <w:rsid w:val="00427F0B"/>
    <w:rsid w:val="00430203"/>
    <w:rsid w:val="00430B1E"/>
    <w:rsid w:val="00431F8B"/>
    <w:rsid w:val="004339D7"/>
    <w:rsid w:val="00434FAE"/>
    <w:rsid w:val="004350A1"/>
    <w:rsid w:val="00435117"/>
    <w:rsid w:val="00435FAD"/>
    <w:rsid w:val="004373CF"/>
    <w:rsid w:val="004401A9"/>
    <w:rsid w:val="0044147A"/>
    <w:rsid w:val="00441892"/>
    <w:rsid w:val="00446651"/>
    <w:rsid w:val="00447671"/>
    <w:rsid w:val="00450933"/>
    <w:rsid w:val="00452EFB"/>
    <w:rsid w:val="00452FCC"/>
    <w:rsid w:val="00453116"/>
    <w:rsid w:val="004567B1"/>
    <w:rsid w:val="00457FA2"/>
    <w:rsid w:val="00460DB7"/>
    <w:rsid w:val="00463BD7"/>
    <w:rsid w:val="004642CA"/>
    <w:rsid w:val="004671BB"/>
    <w:rsid w:val="004700DC"/>
    <w:rsid w:val="0047136D"/>
    <w:rsid w:val="00473DE6"/>
    <w:rsid w:val="0047423B"/>
    <w:rsid w:val="004745D3"/>
    <w:rsid w:val="00475506"/>
    <w:rsid w:val="00475523"/>
    <w:rsid w:val="0047655B"/>
    <w:rsid w:val="00476AB1"/>
    <w:rsid w:val="00481068"/>
    <w:rsid w:val="00481097"/>
    <w:rsid w:val="00481B98"/>
    <w:rsid w:val="00485CC0"/>
    <w:rsid w:val="00486EAF"/>
    <w:rsid w:val="00487C74"/>
    <w:rsid w:val="00491139"/>
    <w:rsid w:val="0049385B"/>
    <w:rsid w:val="004943C3"/>
    <w:rsid w:val="00496566"/>
    <w:rsid w:val="004978B4"/>
    <w:rsid w:val="004A0E8B"/>
    <w:rsid w:val="004A2410"/>
    <w:rsid w:val="004A277F"/>
    <w:rsid w:val="004A475E"/>
    <w:rsid w:val="004A490B"/>
    <w:rsid w:val="004A5925"/>
    <w:rsid w:val="004A628D"/>
    <w:rsid w:val="004B04ED"/>
    <w:rsid w:val="004B1C1E"/>
    <w:rsid w:val="004B1CBF"/>
    <w:rsid w:val="004B1CF9"/>
    <w:rsid w:val="004B2E4D"/>
    <w:rsid w:val="004B3C3B"/>
    <w:rsid w:val="004B4311"/>
    <w:rsid w:val="004B470D"/>
    <w:rsid w:val="004B489E"/>
    <w:rsid w:val="004B4906"/>
    <w:rsid w:val="004B49DB"/>
    <w:rsid w:val="004B643D"/>
    <w:rsid w:val="004B6580"/>
    <w:rsid w:val="004C07C2"/>
    <w:rsid w:val="004C0CFB"/>
    <w:rsid w:val="004C1960"/>
    <w:rsid w:val="004C341D"/>
    <w:rsid w:val="004C43F1"/>
    <w:rsid w:val="004C56AE"/>
    <w:rsid w:val="004C6110"/>
    <w:rsid w:val="004C612B"/>
    <w:rsid w:val="004C67EC"/>
    <w:rsid w:val="004C6E2E"/>
    <w:rsid w:val="004C7768"/>
    <w:rsid w:val="004C77FC"/>
    <w:rsid w:val="004C7D4C"/>
    <w:rsid w:val="004D06D2"/>
    <w:rsid w:val="004D0D4C"/>
    <w:rsid w:val="004D1A3B"/>
    <w:rsid w:val="004D1F00"/>
    <w:rsid w:val="004D224D"/>
    <w:rsid w:val="004D43C8"/>
    <w:rsid w:val="004D5935"/>
    <w:rsid w:val="004D5FFC"/>
    <w:rsid w:val="004D62B6"/>
    <w:rsid w:val="004D6490"/>
    <w:rsid w:val="004E0011"/>
    <w:rsid w:val="004E088D"/>
    <w:rsid w:val="004E161E"/>
    <w:rsid w:val="004E4637"/>
    <w:rsid w:val="004E5464"/>
    <w:rsid w:val="004E558E"/>
    <w:rsid w:val="004E5949"/>
    <w:rsid w:val="004F00E5"/>
    <w:rsid w:val="004F1CA1"/>
    <w:rsid w:val="004F4128"/>
    <w:rsid w:val="004F43CE"/>
    <w:rsid w:val="004F5F80"/>
    <w:rsid w:val="004F65B7"/>
    <w:rsid w:val="004F6C93"/>
    <w:rsid w:val="004F778C"/>
    <w:rsid w:val="004F7935"/>
    <w:rsid w:val="00500489"/>
    <w:rsid w:val="005008BF"/>
    <w:rsid w:val="00501B0A"/>
    <w:rsid w:val="00502894"/>
    <w:rsid w:val="00502914"/>
    <w:rsid w:val="00502B55"/>
    <w:rsid w:val="005032E3"/>
    <w:rsid w:val="005038E8"/>
    <w:rsid w:val="00503932"/>
    <w:rsid w:val="005047B9"/>
    <w:rsid w:val="00505888"/>
    <w:rsid w:val="00510128"/>
    <w:rsid w:val="00511E04"/>
    <w:rsid w:val="00512B33"/>
    <w:rsid w:val="005135AD"/>
    <w:rsid w:val="00513C1F"/>
    <w:rsid w:val="005141A9"/>
    <w:rsid w:val="005144C2"/>
    <w:rsid w:val="005148AD"/>
    <w:rsid w:val="00514B66"/>
    <w:rsid w:val="00514DFA"/>
    <w:rsid w:val="005162EF"/>
    <w:rsid w:val="00520AE6"/>
    <w:rsid w:val="00523001"/>
    <w:rsid w:val="005230D2"/>
    <w:rsid w:val="005248D7"/>
    <w:rsid w:val="00525B91"/>
    <w:rsid w:val="00527003"/>
    <w:rsid w:val="005325A4"/>
    <w:rsid w:val="00534007"/>
    <w:rsid w:val="00535C7F"/>
    <w:rsid w:val="00535F00"/>
    <w:rsid w:val="00537D3D"/>
    <w:rsid w:val="00537FDA"/>
    <w:rsid w:val="00540803"/>
    <w:rsid w:val="00541BCC"/>
    <w:rsid w:val="00541E90"/>
    <w:rsid w:val="00542577"/>
    <w:rsid w:val="00543EB9"/>
    <w:rsid w:val="00544A5D"/>
    <w:rsid w:val="0054526D"/>
    <w:rsid w:val="00546C62"/>
    <w:rsid w:val="005475B6"/>
    <w:rsid w:val="00547E16"/>
    <w:rsid w:val="005501A9"/>
    <w:rsid w:val="00552DE6"/>
    <w:rsid w:val="00553199"/>
    <w:rsid w:val="0055440C"/>
    <w:rsid w:val="00555CEC"/>
    <w:rsid w:val="0055640A"/>
    <w:rsid w:val="0055687D"/>
    <w:rsid w:val="0055722C"/>
    <w:rsid w:val="005578B1"/>
    <w:rsid w:val="00560041"/>
    <w:rsid w:val="005607FA"/>
    <w:rsid w:val="00562943"/>
    <w:rsid w:val="00563527"/>
    <w:rsid w:val="005653C1"/>
    <w:rsid w:val="00570015"/>
    <w:rsid w:val="005708C2"/>
    <w:rsid w:val="00571B7D"/>
    <w:rsid w:val="00572968"/>
    <w:rsid w:val="00574624"/>
    <w:rsid w:val="00574B5C"/>
    <w:rsid w:val="005767D4"/>
    <w:rsid w:val="005771F0"/>
    <w:rsid w:val="00580941"/>
    <w:rsid w:val="005811F1"/>
    <w:rsid w:val="00581AE5"/>
    <w:rsid w:val="00581DDD"/>
    <w:rsid w:val="005821FB"/>
    <w:rsid w:val="005825C3"/>
    <w:rsid w:val="00582E89"/>
    <w:rsid w:val="00584F95"/>
    <w:rsid w:val="0058554F"/>
    <w:rsid w:val="00590333"/>
    <w:rsid w:val="005945AD"/>
    <w:rsid w:val="00594BE7"/>
    <w:rsid w:val="00597EC7"/>
    <w:rsid w:val="005A0DC2"/>
    <w:rsid w:val="005A0E0C"/>
    <w:rsid w:val="005A1896"/>
    <w:rsid w:val="005A32BA"/>
    <w:rsid w:val="005A3EAF"/>
    <w:rsid w:val="005A3EC1"/>
    <w:rsid w:val="005A5314"/>
    <w:rsid w:val="005A6339"/>
    <w:rsid w:val="005A64ED"/>
    <w:rsid w:val="005B203F"/>
    <w:rsid w:val="005B2CA4"/>
    <w:rsid w:val="005B3117"/>
    <w:rsid w:val="005B3EB7"/>
    <w:rsid w:val="005B4052"/>
    <w:rsid w:val="005B4D61"/>
    <w:rsid w:val="005B5357"/>
    <w:rsid w:val="005B554F"/>
    <w:rsid w:val="005B7CF5"/>
    <w:rsid w:val="005C09B3"/>
    <w:rsid w:val="005C120E"/>
    <w:rsid w:val="005C14EB"/>
    <w:rsid w:val="005C31B5"/>
    <w:rsid w:val="005C3CD2"/>
    <w:rsid w:val="005C49BE"/>
    <w:rsid w:val="005C4E62"/>
    <w:rsid w:val="005C5BA5"/>
    <w:rsid w:val="005C6BE0"/>
    <w:rsid w:val="005C6F65"/>
    <w:rsid w:val="005D011F"/>
    <w:rsid w:val="005D101C"/>
    <w:rsid w:val="005D1FC6"/>
    <w:rsid w:val="005D3E0C"/>
    <w:rsid w:val="005D49C0"/>
    <w:rsid w:val="005D4C6F"/>
    <w:rsid w:val="005D52A8"/>
    <w:rsid w:val="005D62A3"/>
    <w:rsid w:val="005D654D"/>
    <w:rsid w:val="005D761B"/>
    <w:rsid w:val="005E06B9"/>
    <w:rsid w:val="005E0EB9"/>
    <w:rsid w:val="005E1D4A"/>
    <w:rsid w:val="005E304C"/>
    <w:rsid w:val="005E355F"/>
    <w:rsid w:val="005E5068"/>
    <w:rsid w:val="005E51C8"/>
    <w:rsid w:val="005E57B5"/>
    <w:rsid w:val="005E756F"/>
    <w:rsid w:val="005F077C"/>
    <w:rsid w:val="005F2129"/>
    <w:rsid w:val="005F3295"/>
    <w:rsid w:val="005F37DC"/>
    <w:rsid w:val="005F3A3C"/>
    <w:rsid w:val="005F427B"/>
    <w:rsid w:val="005F49AB"/>
    <w:rsid w:val="005F59AB"/>
    <w:rsid w:val="005F6897"/>
    <w:rsid w:val="0060003A"/>
    <w:rsid w:val="00600483"/>
    <w:rsid w:val="00602B0E"/>
    <w:rsid w:val="00603FA1"/>
    <w:rsid w:val="00604073"/>
    <w:rsid w:val="00604420"/>
    <w:rsid w:val="00605FFA"/>
    <w:rsid w:val="0060617B"/>
    <w:rsid w:val="006110AD"/>
    <w:rsid w:val="006125DE"/>
    <w:rsid w:val="00613A1F"/>
    <w:rsid w:val="00616233"/>
    <w:rsid w:val="00617DD9"/>
    <w:rsid w:val="006214EF"/>
    <w:rsid w:val="006222D7"/>
    <w:rsid w:val="00622FA7"/>
    <w:rsid w:val="006256C3"/>
    <w:rsid w:val="00625E30"/>
    <w:rsid w:val="006301F2"/>
    <w:rsid w:val="00630724"/>
    <w:rsid w:val="00632324"/>
    <w:rsid w:val="00632C92"/>
    <w:rsid w:val="00633212"/>
    <w:rsid w:val="00635BC7"/>
    <w:rsid w:val="00635C5C"/>
    <w:rsid w:val="00636538"/>
    <w:rsid w:val="00636577"/>
    <w:rsid w:val="00636E1E"/>
    <w:rsid w:val="0064039C"/>
    <w:rsid w:val="00641614"/>
    <w:rsid w:val="00641F16"/>
    <w:rsid w:val="00644851"/>
    <w:rsid w:val="00644A16"/>
    <w:rsid w:val="0065060F"/>
    <w:rsid w:val="00650A32"/>
    <w:rsid w:val="00650A83"/>
    <w:rsid w:val="006522D6"/>
    <w:rsid w:val="00652573"/>
    <w:rsid w:val="00652ACF"/>
    <w:rsid w:val="006549EB"/>
    <w:rsid w:val="00655033"/>
    <w:rsid w:val="0065585D"/>
    <w:rsid w:val="00656579"/>
    <w:rsid w:val="006569E8"/>
    <w:rsid w:val="00656A3A"/>
    <w:rsid w:val="00656D57"/>
    <w:rsid w:val="0065771A"/>
    <w:rsid w:val="00657C6B"/>
    <w:rsid w:val="00660B5B"/>
    <w:rsid w:val="00662D97"/>
    <w:rsid w:val="00663B1F"/>
    <w:rsid w:val="00666762"/>
    <w:rsid w:val="0066749C"/>
    <w:rsid w:val="00667895"/>
    <w:rsid w:val="00667C2A"/>
    <w:rsid w:val="006713CE"/>
    <w:rsid w:val="00673B92"/>
    <w:rsid w:val="0067469B"/>
    <w:rsid w:val="006756DA"/>
    <w:rsid w:val="0067732B"/>
    <w:rsid w:val="00677B77"/>
    <w:rsid w:val="00677B83"/>
    <w:rsid w:val="0068051A"/>
    <w:rsid w:val="00680D2B"/>
    <w:rsid w:val="006817F5"/>
    <w:rsid w:val="0068181F"/>
    <w:rsid w:val="00682928"/>
    <w:rsid w:val="00682F4C"/>
    <w:rsid w:val="006830A2"/>
    <w:rsid w:val="00683BD8"/>
    <w:rsid w:val="00684C51"/>
    <w:rsid w:val="00684E20"/>
    <w:rsid w:val="00685222"/>
    <w:rsid w:val="0068557B"/>
    <w:rsid w:val="00686744"/>
    <w:rsid w:val="0068798A"/>
    <w:rsid w:val="00687C33"/>
    <w:rsid w:val="00687EC9"/>
    <w:rsid w:val="00690F24"/>
    <w:rsid w:val="00691AD1"/>
    <w:rsid w:val="0069250D"/>
    <w:rsid w:val="0069253C"/>
    <w:rsid w:val="006936B2"/>
    <w:rsid w:val="006937BF"/>
    <w:rsid w:val="00695FC3"/>
    <w:rsid w:val="00696A4E"/>
    <w:rsid w:val="006973E9"/>
    <w:rsid w:val="006A0D05"/>
    <w:rsid w:val="006A0D71"/>
    <w:rsid w:val="006A1CF4"/>
    <w:rsid w:val="006A234D"/>
    <w:rsid w:val="006A3309"/>
    <w:rsid w:val="006A42B5"/>
    <w:rsid w:val="006A563D"/>
    <w:rsid w:val="006A56BE"/>
    <w:rsid w:val="006A65B9"/>
    <w:rsid w:val="006A6CB0"/>
    <w:rsid w:val="006A7E74"/>
    <w:rsid w:val="006A7F8C"/>
    <w:rsid w:val="006B15B8"/>
    <w:rsid w:val="006B21F5"/>
    <w:rsid w:val="006B3ED9"/>
    <w:rsid w:val="006B6D19"/>
    <w:rsid w:val="006C18D8"/>
    <w:rsid w:val="006C28CD"/>
    <w:rsid w:val="006C3439"/>
    <w:rsid w:val="006C3F7A"/>
    <w:rsid w:val="006C4B85"/>
    <w:rsid w:val="006C4DDB"/>
    <w:rsid w:val="006C6DE2"/>
    <w:rsid w:val="006C7509"/>
    <w:rsid w:val="006C7FAA"/>
    <w:rsid w:val="006D03A2"/>
    <w:rsid w:val="006D2600"/>
    <w:rsid w:val="006D2D86"/>
    <w:rsid w:val="006D415F"/>
    <w:rsid w:val="006D7D9D"/>
    <w:rsid w:val="006E15EE"/>
    <w:rsid w:val="006E18BA"/>
    <w:rsid w:val="006E1A95"/>
    <w:rsid w:val="006E2144"/>
    <w:rsid w:val="006E2673"/>
    <w:rsid w:val="006E3155"/>
    <w:rsid w:val="006E5884"/>
    <w:rsid w:val="006E7460"/>
    <w:rsid w:val="006E7A4E"/>
    <w:rsid w:val="006F007F"/>
    <w:rsid w:val="006F04CD"/>
    <w:rsid w:val="006F09B6"/>
    <w:rsid w:val="006F122F"/>
    <w:rsid w:val="006F1406"/>
    <w:rsid w:val="006F1793"/>
    <w:rsid w:val="006F23DF"/>
    <w:rsid w:val="006F2E87"/>
    <w:rsid w:val="006F2FE1"/>
    <w:rsid w:val="006F4C67"/>
    <w:rsid w:val="006F7F6C"/>
    <w:rsid w:val="00701675"/>
    <w:rsid w:val="00702268"/>
    <w:rsid w:val="007042C4"/>
    <w:rsid w:val="0070536B"/>
    <w:rsid w:val="007056E4"/>
    <w:rsid w:val="00706575"/>
    <w:rsid w:val="00707EB2"/>
    <w:rsid w:val="00713CAA"/>
    <w:rsid w:val="00714AD2"/>
    <w:rsid w:val="00714DF2"/>
    <w:rsid w:val="00715239"/>
    <w:rsid w:val="00716C25"/>
    <w:rsid w:val="007174A4"/>
    <w:rsid w:val="00717557"/>
    <w:rsid w:val="0072006D"/>
    <w:rsid w:val="00720452"/>
    <w:rsid w:val="00720D1D"/>
    <w:rsid w:val="0072333B"/>
    <w:rsid w:val="0072520B"/>
    <w:rsid w:val="0072753A"/>
    <w:rsid w:val="00730001"/>
    <w:rsid w:val="00731B44"/>
    <w:rsid w:val="007323A5"/>
    <w:rsid w:val="00733114"/>
    <w:rsid w:val="00733324"/>
    <w:rsid w:val="00733A34"/>
    <w:rsid w:val="0073460D"/>
    <w:rsid w:val="007358DE"/>
    <w:rsid w:val="007365AF"/>
    <w:rsid w:val="007365F9"/>
    <w:rsid w:val="00741613"/>
    <w:rsid w:val="00741C29"/>
    <w:rsid w:val="0074215E"/>
    <w:rsid w:val="00742BD4"/>
    <w:rsid w:val="00743383"/>
    <w:rsid w:val="00743827"/>
    <w:rsid w:val="007455C5"/>
    <w:rsid w:val="007457F4"/>
    <w:rsid w:val="00746D40"/>
    <w:rsid w:val="00747F19"/>
    <w:rsid w:val="00752610"/>
    <w:rsid w:val="00752F1C"/>
    <w:rsid w:val="00753268"/>
    <w:rsid w:val="007538DF"/>
    <w:rsid w:val="00755B60"/>
    <w:rsid w:val="00755C15"/>
    <w:rsid w:val="00756320"/>
    <w:rsid w:val="00756431"/>
    <w:rsid w:val="00757829"/>
    <w:rsid w:val="007617B8"/>
    <w:rsid w:val="0076199A"/>
    <w:rsid w:val="007619CD"/>
    <w:rsid w:val="00761B3A"/>
    <w:rsid w:val="00761BF6"/>
    <w:rsid w:val="00763696"/>
    <w:rsid w:val="00764231"/>
    <w:rsid w:val="0076446F"/>
    <w:rsid w:val="007664BF"/>
    <w:rsid w:val="00766B01"/>
    <w:rsid w:val="007679B1"/>
    <w:rsid w:val="00767E40"/>
    <w:rsid w:val="00770DEB"/>
    <w:rsid w:val="00771C89"/>
    <w:rsid w:val="007723C9"/>
    <w:rsid w:val="00772F4F"/>
    <w:rsid w:val="00773544"/>
    <w:rsid w:val="00773899"/>
    <w:rsid w:val="00776D90"/>
    <w:rsid w:val="00776DE3"/>
    <w:rsid w:val="00780450"/>
    <w:rsid w:val="0078049C"/>
    <w:rsid w:val="0078112A"/>
    <w:rsid w:val="00782961"/>
    <w:rsid w:val="007857E5"/>
    <w:rsid w:val="00786FFB"/>
    <w:rsid w:val="007873D5"/>
    <w:rsid w:val="007905DD"/>
    <w:rsid w:val="00790E62"/>
    <w:rsid w:val="007919CA"/>
    <w:rsid w:val="00791F94"/>
    <w:rsid w:val="007940DE"/>
    <w:rsid w:val="00794436"/>
    <w:rsid w:val="00794F4D"/>
    <w:rsid w:val="00795985"/>
    <w:rsid w:val="00795C2C"/>
    <w:rsid w:val="00796207"/>
    <w:rsid w:val="00797D58"/>
    <w:rsid w:val="007A1C66"/>
    <w:rsid w:val="007A1CA9"/>
    <w:rsid w:val="007A225D"/>
    <w:rsid w:val="007A252A"/>
    <w:rsid w:val="007A50FF"/>
    <w:rsid w:val="007A5368"/>
    <w:rsid w:val="007A79F8"/>
    <w:rsid w:val="007A7BFF"/>
    <w:rsid w:val="007B04EB"/>
    <w:rsid w:val="007B1C40"/>
    <w:rsid w:val="007B385A"/>
    <w:rsid w:val="007B4A08"/>
    <w:rsid w:val="007B5030"/>
    <w:rsid w:val="007B5A16"/>
    <w:rsid w:val="007B653D"/>
    <w:rsid w:val="007B66AA"/>
    <w:rsid w:val="007B7830"/>
    <w:rsid w:val="007C031A"/>
    <w:rsid w:val="007C0573"/>
    <w:rsid w:val="007C0701"/>
    <w:rsid w:val="007C1421"/>
    <w:rsid w:val="007C222B"/>
    <w:rsid w:val="007C332E"/>
    <w:rsid w:val="007C4A71"/>
    <w:rsid w:val="007C4CE2"/>
    <w:rsid w:val="007C610B"/>
    <w:rsid w:val="007C6433"/>
    <w:rsid w:val="007C6638"/>
    <w:rsid w:val="007C6951"/>
    <w:rsid w:val="007C6FF4"/>
    <w:rsid w:val="007C74D3"/>
    <w:rsid w:val="007C7C07"/>
    <w:rsid w:val="007D1AAB"/>
    <w:rsid w:val="007D1F94"/>
    <w:rsid w:val="007D2F4F"/>
    <w:rsid w:val="007D3474"/>
    <w:rsid w:val="007D3597"/>
    <w:rsid w:val="007D4023"/>
    <w:rsid w:val="007D53E0"/>
    <w:rsid w:val="007D6293"/>
    <w:rsid w:val="007D675F"/>
    <w:rsid w:val="007D7C41"/>
    <w:rsid w:val="007E0FD3"/>
    <w:rsid w:val="007E117E"/>
    <w:rsid w:val="007E1D96"/>
    <w:rsid w:val="007E1FE6"/>
    <w:rsid w:val="007E3B80"/>
    <w:rsid w:val="007E4EB5"/>
    <w:rsid w:val="007E4F85"/>
    <w:rsid w:val="007E5B26"/>
    <w:rsid w:val="007F0827"/>
    <w:rsid w:val="007F182F"/>
    <w:rsid w:val="007F3487"/>
    <w:rsid w:val="007F4531"/>
    <w:rsid w:val="007F4CDB"/>
    <w:rsid w:val="00800A02"/>
    <w:rsid w:val="00800DF7"/>
    <w:rsid w:val="00800F49"/>
    <w:rsid w:val="008021C7"/>
    <w:rsid w:val="00802538"/>
    <w:rsid w:val="008025B3"/>
    <w:rsid w:val="00803531"/>
    <w:rsid w:val="0080366E"/>
    <w:rsid w:val="00804434"/>
    <w:rsid w:val="00805571"/>
    <w:rsid w:val="00805928"/>
    <w:rsid w:val="008062D0"/>
    <w:rsid w:val="00806B86"/>
    <w:rsid w:val="00807EFF"/>
    <w:rsid w:val="008103D0"/>
    <w:rsid w:val="00810839"/>
    <w:rsid w:val="008108CC"/>
    <w:rsid w:val="00811C31"/>
    <w:rsid w:val="008122F8"/>
    <w:rsid w:val="00812DA9"/>
    <w:rsid w:val="008132CC"/>
    <w:rsid w:val="00814225"/>
    <w:rsid w:val="008143AE"/>
    <w:rsid w:val="008156D6"/>
    <w:rsid w:val="00815EB3"/>
    <w:rsid w:val="00816F4C"/>
    <w:rsid w:val="0081711F"/>
    <w:rsid w:val="008204F1"/>
    <w:rsid w:val="00820CDB"/>
    <w:rsid w:val="00821F31"/>
    <w:rsid w:val="00823915"/>
    <w:rsid w:val="008240CA"/>
    <w:rsid w:val="00826145"/>
    <w:rsid w:val="008269BC"/>
    <w:rsid w:val="0082724A"/>
    <w:rsid w:val="0082777D"/>
    <w:rsid w:val="008307F3"/>
    <w:rsid w:val="008312D7"/>
    <w:rsid w:val="0083162D"/>
    <w:rsid w:val="00833D2F"/>
    <w:rsid w:val="0083634C"/>
    <w:rsid w:val="00836BF1"/>
    <w:rsid w:val="00837CCA"/>
    <w:rsid w:val="00841B0E"/>
    <w:rsid w:val="0084327E"/>
    <w:rsid w:val="00843A30"/>
    <w:rsid w:val="00844BDD"/>
    <w:rsid w:val="00844BFD"/>
    <w:rsid w:val="00844D2D"/>
    <w:rsid w:val="008468AE"/>
    <w:rsid w:val="0084779B"/>
    <w:rsid w:val="00847B03"/>
    <w:rsid w:val="008511C0"/>
    <w:rsid w:val="00852CAB"/>
    <w:rsid w:val="00855440"/>
    <w:rsid w:val="008555B7"/>
    <w:rsid w:val="0085584D"/>
    <w:rsid w:val="00856775"/>
    <w:rsid w:val="00856780"/>
    <w:rsid w:val="00860D5C"/>
    <w:rsid w:val="00860F65"/>
    <w:rsid w:val="00863623"/>
    <w:rsid w:val="00867930"/>
    <w:rsid w:val="00870219"/>
    <w:rsid w:val="00873EDF"/>
    <w:rsid w:val="00875CAE"/>
    <w:rsid w:val="00875D37"/>
    <w:rsid w:val="0087782E"/>
    <w:rsid w:val="008808B6"/>
    <w:rsid w:val="00881319"/>
    <w:rsid w:val="008814CC"/>
    <w:rsid w:val="00881DD7"/>
    <w:rsid w:val="00887FCA"/>
    <w:rsid w:val="008903AF"/>
    <w:rsid w:val="00891691"/>
    <w:rsid w:val="00891721"/>
    <w:rsid w:val="008928AD"/>
    <w:rsid w:val="0089398D"/>
    <w:rsid w:val="00893D4A"/>
    <w:rsid w:val="00894243"/>
    <w:rsid w:val="008947B4"/>
    <w:rsid w:val="00896745"/>
    <w:rsid w:val="00896F40"/>
    <w:rsid w:val="008973A6"/>
    <w:rsid w:val="00897E68"/>
    <w:rsid w:val="00897F5D"/>
    <w:rsid w:val="008A1555"/>
    <w:rsid w:val="008A1988"/>
    <w:rsid w:val="008A19BE"/>
    <w:rsid w:val="008A2B55"/>
    <w:rsid w:val="008A2EC7"/>
    <w:rsid w:val="008A3D7F"/>
    <w:rsid w:val="008A4121"/>
    <w:rsid w:val="008B18FE"/>
    <w:rsid w:val="008B31D1"/>
    <w:rsid w:val="008B3CC6"/>
    <w:rsid w:val="008B781D"/>
    <w:rsid w:val="008C04F9"/>
    <w:rsid w:val="008C14BF"/>
    <w:rsid w:val="008C31B9"/>
    <w:rsid w:val="008C3F0A"/>
    <w:rsid w:val="008C6E2E"/>
    <w:rsid w:val="008D0266"/>
    <w:rsid w:val="008D04C2"/>
    <w:rsid w:val="008D3587"/>
    <w:rsid w:val="008D362C"/>
    <w:rsid w:val="008D3DD1"/>
    <w:rsid w:val="008D4A34"/>
    <w:rsid w:val="008D5450"/>
    <w:rsid w:val="008D5483"/>
    <w:rsid w:val="008D57EE"/>
    <w:rsid w:val="008D646C"/>
    <w:rsid w:val="008D70C2"/>
    <w:rsid w:val="008E1341"/>
    <w:rsid w:val="008E16BA"/>
    <w:rsid w:val="008E19C8"/>
    <w:rsid w:val="008E2A0C"/>
    <w:rsid w:val="008E2B3E"/>
    <w:rsid w:val="008E54E0"/>
    <w:rsid w:val="008E7DD6"/>
    <w:rsid w:val="008F2A63"/>
    <w:rsid w:val="008F3494"/>
    <w:rsid w:val="008F3FDE"/>
    <w:rsid w:val="008F41AA"/>
    <w:rsid w:val="008F62BC"/>
    <w:rsid w:val="00900136"/>
    <w:rsid w:val="0090070E"/>
    <w:rsid w:val="00900840"/>
    <w:rsid w:val="009012B7"/>
    <w:rsid w:val="00901ACD"/>
    <w:rsid w:val="00901AF7"/>
    <w:rsid w:val="00903340"/>
    <w:rsid w:val="00905D6A"/>
    <w:rsid w:val="009064BD"/>
    <w:rsid w:val="00907A74"/>
    <w:rsid w:val="00910C35"/>
    <w:rsid w:val="00911830"/>
    <w:rsid w:val="00912D6E"/>
    <w:rsid w:val="00912EA0"/>
    <w:rsid w:val="00915C93"/>
    <w:rsid w:val="00916225"/>
    <w:rsid w:val="00916A9E"/>
    <w:rsid w:val="00917744"/>
    <w:rsid w:val="0092074B"/>
    <w:rsid w:val="00920A54"/>
    <w:rsid w:val="00921089"/>
    <w:rsid w:val="009217CC"/>
    <w:rsid w:val="0092187B"/>
    <w:rsid w:val="00921E2F"/>
    <w:rsid w:val="009256FF"/>
    <w:rsid w:val="00925CEE"/>
    <w:rsid w:val="00926E0A"/>
    <w:rsid w:val="00927445"/>
    <w:rsid w:val="00930A41"/>
    <w:rsid w:val="00931028"/>
    <w:rsid w:val="0093130C"/>
    <w:rsid w:val="00931A5B"/>
    <w:rsid w:val="009334EF"/>
    <w:rsid w:val="00934FED"/>
    <w:rsid w:val="00935553"/>
    <w:rsid w:val="00936265"/>
    <w:rsid w:val="0094050D"/>
    <w:rsid w:val="00941214"/>
    <w:rsid w:val="00941878"/>
    <w:rsid w:val="00941A67"/>
    <w:rsid w:val="009421D6"/>
    <w:rsid w:val="009428EA"/>
    <w:rsid w:val="0094305F"/>
    <w:rsid w:val="00945094"/>
    <w:rsid w:val="00945657"/>
    <w:rsid w:val="0095012A"/>
    <w:rsid w:val="00950F7B"/>
    <w:rsid w:val="00951F71"/>
    <w:rsid w:val="00952CFB"/>
    <w:rsid w:val="009539E0"/>
    <w:rsid w:val="00954293"/>
    <w:rsid w:val="00954EFA"/>
    <w:rsid w:val="009557CE"/>
    <w:rsid w:val="00955ED8"/>
    <w:rsid w:val="009567BF"/>
    <w:rsid w:val="00956E01"/>
    <w:rsid w:val="00957477"/>
    <w:rsid w:val="009608DB"/>
    <w:rsid w:val="009631BC"/>
    <w:rsid w:val="00963700"/>
    <w:rsid w:val="00964CC5"/>
    <w:rsid w:val="009652C2"/>
    <w:rsid w:val="009664E4"/>
    <w:rsid w:val="0096651D"/>
    <w:rsid w:val="0096671B"/>
    <w:rsid w:val="00967089"/>
    <w:rsid w:val="00970162"/>
    <w:rsid w:val="0097093F"/>
    <w:rsid w:val="00971254"/>
    <w:rsid w:val="009714DC"/>
    <w:rsid w:val="009727ED"/>
    <w:rsid w:val="00972858"/>
    <w:rsid w:val="00972A7E"/>
    <w:rsid w:val="00973818"/>
    <w:rsid w:val="0097536E"/>
    <w:rsid w:val="00981941"/>
    <w:rsid w:val="009822B3"/>
    <w:rsid w:val="00982661"/>
    <w:rsid w:val="009827BD"/>
    <w:rsid w:val="00982BB6"/>
    <w:rsid w:val="009838FE"/>
    <w:rsid w:val="00986FA6"/>
    <w:rsid w:val="009905BE"/>
    <w:rsid w:val="00991755"/>
    <w:rsid w:val="00992152"/>
    <w:rsid w:val="009952AA"/>
    <w:rsid w:val="00996A1B"/>
    <w:rsid w:val="009A0C5D"/>
    <w:rsid w:val="009A16EB"/>
    <w:rsid w:val="009A293E"/>
    <w:rsid w:val="009A3905"/>
    <w:rsid w:val="009A50C9"/>
    <w:rsid w:val="009A6C61"/>
    <w:rsid w:val="009A6E8C"/>
    <w:rsid w:val="009B0479"/>
    <w:rsid w:val="009B48E7"/>
    <w:rsid w:val="009B4F11"/>
    <w:rsid w:val="009B58AA"/>
    <w:rsid w:val="009B5CEF"/>
    <w:rsid w:val="009B61D2"/>
    <w:rsid w:val="009B6EF9"/>
    <w:rsid w:val="009B7E34"/>
    <w:rsid w:val="009C09F3"/>
    <w:rsid w:val="009C2259"/>
    <w:rsid w:val="009C2939"/>
    <w:rsid w:val="009C3050"/>
    <w:rsid w:val="009C33C4"/>
    <w:rsid w:val="009C42DF"/>
    <w:rsid w:val="009C556C"/>
    <w:rsid w:val="009C637F"/>
    <w:rsid w:val="009C6B75"/>
    <w:rsid w:val="009C7914"/>
    <w:rsid w:val="009C7BD6"/>
    <w:rsid w:val="009D1467"/>
    <w:rsid w:val="009D1AD4"/>
    <w:rsid w:val="009D46ED"/>
    <w:rsid w:val="009D4E8F"/>
    <w:rsid w:val="009D562A"/>
    <w:rsid w:val="009D6679"/>
    <w:rsid w:val="009E1745"/>
    <w:rsid w:val="009E1BE1"/>
    <w:rsid w:val="009E28C4"/>
    <w:rsid w:val="009E3F2A"/>
    <w:rsid w:val="009E480A"/>
    <w:rsid w:val="009E4B53"/>
    <w:rsid w:val="009E55B4"/>
    <w:rsid w:val="009E5B45"/>
    <w:rsid w:val="009E6A8E"/>
    <w:rsid w:val="009E7280"/>
    <w:rsid w:val="009F16F9"/>
    <w:rsid w:val="009F3431"/>
    <w:rsid w:val="009F5406"/>
    <w:rsid w:val="009F6E30"/>
    <w:rsid w:val="009F72AF"/>
    <w:rsid w:val="009F7B71"/>
    <w:rsid w:val="00A00582"/>
    <w:rsid w:val="00A009B9"/>
    <w:rsid w:val="00A01653"/>
    <w:rsid w:val="00A019F1"/>
    <w:rsid w:val="00A01F89"/>
    <w:rsid w:val="00A04B8F"/>
    <w:rsid w:val="00A0519D"/>
    <w:rsid w:val="00A06966"/>
    <w:rsid w:val="00A10787"/>
    <w:rsid w:val="00A11F83"/>
    <w:rsid w:val="00A131DA"/>
    <w:rsid w:val="00A150CD"/>
    <w:rsid w:val="00A150FC"/>
    <w:rsid w:val="00A16372"/>
    <w:rsid w:val="00A22385"/>
    <w:rsid w:val="00A22D22"/>
    <w:rsid w:val="00A23BAF"/>
    <w:rsid w:val="00A23CC9"/>
    <w:rsid w:val="00A23DDC"/>
    <w:rsid w:val="00A26465"/>
    <w:rsid w:val="00A26AC8"/>
    <w:rsid w:val="00A27F56"/>
    <w:rsid w:val="00A31243"/>
    <w:rsid w:val="00A31269"/>
    <w:rsid w:val="00A31AB5"/>
    <w:rsid w:val="00A31E80"/>
    <w:rsid w:val="00A33AB1"/>
    <w:rsid w:val="00A33B55"/>
    <w:rsid w:val="00A34A80"/>
    <w:rsid w:val="00A353F0"/>
    <w:rsid w:val="00A370E1"/>
    <w:rsid w:val="00A3726D"/>
    <w:rsid w:val="00A372BE"/>
    <w:rsid w:val="00A404A1"/>
    <w:rsid w:val="00A411A2"/>
    <w:rsid w:val="00A41A18"/>
    <w:rsid w:val="00A41C1B"/>
    <w:rsid w:val="00A41F87"/>
    <w:rsid w:val="00A4489D"/>
    <w:rsid w:val="00A46077"/>
    <w:rsid w:val="00A46475"/>
    <w:rsid w:val="00A47E2A"/>
    <w:rsid w:val="00A51A3B"/>
    <w:rsid w:val="00A52876"/>
    <w:rsid w:val="00A53192"/>
    <w:rsid w:val="00A53F61"/>
    <w:rsid w:val="00A56D89"/>
    <w:rsid w:val="00A56F1B"/>
    <w:rsid w:val="00A57F74"/>
    <w:rsid w:val="00A60C66"/>
    <w:rsid w:val="00A614EE"/>
    <w:rsid w:val="00A6210F"/>
    <w:rsid w:val="00A64A81"/>
    <w:rsid w:val="00A662AE"/>
    <w:rsid w:val="00A67157"/>
    <w:rsid w:val="00A72098"/>
    <w:rsid w:val="00A73B40"/>
    <w:rsid w:val="00A74F58"/>
    <w:rsid w:val="00A77DB4"/>
    <w:rsid w:val="00A806F1"/>
    <w:rsid w:val="00A8198D"/>
    <w:rsid w:val="00A81A9F"/>
    <w:rsid w:val="00A8277B"/>
    <w:rsid w:val="00A83564"/>
    <w:rsid w:val="00A858BA"/>
    <w:rsid w:val="00A87CE3"/>
    <w:rsid w:val="00A9120E"/>
    <w:rsid w:val="00A912BD"/>
    <w:rsid w:val="00A914AA"/>
    <w:rsid w:val="00A91888"/>
    <w:rsid w:val="00A92851"/>
    <w:rsid w:val="00A93290"/>
    <w:rsid w:val="00A93FD1"/>
    <w:rsid w:val="00A94692"/>
    <w:rsid w:val="00A94F38"/>
    <w:rsid w:val="00A94F8B"/>
    <w:rsid w:val="00A95A0A"/>
    <w:rsid w:val="00A963E5"/>
    <w:rsid w:val="00A964B7"/>
    <w:rsid w:val="00A969CF"/>
    <w:rsid w:val="00A96DF1"/>
    <w:rsid w:val="00AA0955"/>
    <w:rsid w:val="00AA0DD3"/>
    <w:rsid w:val="00AA0F77"/>
    <w:rsid w:val="00AA15A7"/>
    <w:rsid w:val="00AA2E43"/>
    <w:rsid w:val="00AA65CC"/>
    <w:rsid w:val="00AA6987"/>
    <w:rsid w:val="00AA6A91"/>
    <w:rsid w:val="00AA707F"/>
    <w:rsid w:val="00AB06FF"/>
    <w:rsid w:val="00AB0DBA"/>
    <w:rsid w:val="00AB24F2"/>
    <w:rsid w:val="00AB670F"/>
    <w:rsid w:val="00AC11C5"/>
    <w:rsid w:val="00AC1348"/>
    <w:rsid w:val="00AC1ED2"/>
    <w:rsid w:val="00AC29AA"/>
    <w:rsid w:val="00AC46FF"/>
    <w:rsid w:val="00AC53F9"/>
    <w:rsid w:val="00AC6A10"/>
    <w:rsid w:val="00AC705A"/>
    <w:rsid w:val="00AD0847"/>
    <w:rsid w:val="00AD154C"/>
    <w:rsid w:val="00AD285D"/>
    <w:rsid w:val="00AD3536"/>
    <w:rsid w:val="00AD49ED"/>
    <w:rsid w:val="00AD4C3D"/>
    <w:rsid w:val="00AD51B9"/>
    <w:rsid w:val="00AD5498"/>
    <w:rsid w:val="00AD6573"/>
    <w:rsid w:val="00AD6733"/>
    <w:rsid w:val="00AD73EB"/>
    <w:rsid w:val="00AD7819"/>
    <w:rsid w:val="00AD78DB"/>
    <w:rsid w:val="00AE2B71"/>
    <w:rsid w:val="00AE3B44"/>
    <w:rsid w:val="00AE5038"/>
    <w:rsid w:val="00AE7133"/>
    <w:rsid w:val="00AF1DF8"/>
    <w:rsid w:val="00AF1E56"/>
    <w:rsid w:val="00AF26DD"/>
    <w:rsid w:val="00AF298B"/>
    <w:rsid w:val="00AF4719"/>
    <w:rsid w:val="00AF4733"/>
    <w:rsid w:val="00AF67DD"/>
    <w:rsid w:val="00B0007E"/>
    <w:rsid w:val="00B02E77"/>
    <w:rsid w:val="00B050F5"/>
    <w:rsid w:val="00B053D3"/>
    <w:rsid w:val="00B05505"/>
    <w:rsid w:val="00B05789"/>
    <w:rsid w:val="00B06395"/>
    <w:rsid w:val="00B06995"/>
    <w:rsid w:val="00B070B0"/>
    <w:rsid w:val="00B072DF"/>
    <w:rsid w:val="00B10A19"/>
    <w:rsid w:val="00B10CF6"/>
    <w:rsid w:val="00B10CFB"/>
    <w:rsid w:val="00B11584"/>
    <w:rsid w:val="00B11B6B"/>
    <w:rsid w:val="00B1273F"/>
    <w:rsid w:val="00B128ED"/>
    <w:rsid w:val="00B14DB8"/>
    <w:rsid w:val="00B16B60"/>
    <w:rsid w:val="00B16E92"/>
    <w:rsid w:val="00B17B67"/>
    <w:rsid w:val="00B2121B"/>
    <w:rsid w:val="00B22F50"/>
    <w:rsid w:val="00B23AA4"/>
    <w:rsid w:val="00B23BDA"/>
    <w:rsid w:val="00B3145E"/>
    <w:rsid w:val="00B33270"/>
    <w:rsid w:val="00B339AE"/>
    <w:rsid w:val="00B35A9C"/>
    <w:rsid w:val="00B360C0"/>
    <w:rsid w:val="00B362A6"/>
    <w:rsid w:val="00B36AF0"/>
    <w:rsid w:val="00B36B4E"/>
    <w:rsid w:val="00B37C6E"/>
    <w:rsid w:val="00B40D83"/>
    <w:rsid w:val="00B412C7"/>
    <w:rsid w:val="00B41370"/>
    <w:rsid w:val="00B4177A"/>
    <w:rsid w:val="00B42112"/>
    <w:rsid w:val="00B42952"/>
    <w:rsid w:val="00B44589"/>
    <w:rsid w:val="00B4515C"/>
    <w:rsid w:val="00B4521E"/>
    <w:rsid w:val="00B462FF"/>
    <w:rsid w:val="00B46C75"/>
    <w:rsid w:val="00B46DDE"/>
    <w:rsid w:val="00B46E53"/>
    <w:rsid w:val="00B46F94"/>
    <w:rsid w:val="00B479B2"/>
    <w:rsid w:val="00B505FB"/>
    <w:rsid w:val="00B5087A"/>
    <w:rsid w:val="00B51D65"/>
    <w:rsid w:val="00B5314D"/>
    <w:rsid w:val="00B54515"/>
    <w:rsid w:val="00B54610"/>
    <w:rsid w:val="00B559F2"/>
    <w:rsid w:val="00B55FFB"/>
    <w:rsid w:val="00B57366"/>
    <w:rsid w:val="00B602BC"/>
    <w:rsid w:val="00B60E74"/>
    <w:rsid w:val="00B63627"/>
    <w:rsid w:val="00B638EA"/>
    <w:rsid w:val="00B644CA"/>
    <w:rsid w:val="00B647D5"/>
    <w:rsid w:val="00B6584F"/>
    <w:rsid w:val="00B66B0A"/>
    <w:rsid w:val="00B67F85"/>
    <w:rsid w:val="00B72D40"/>
    <w:rsid w:val="00B7544E"/>
    <w:rsid w:val="00B75CA7"/>
    <w:rsid w:val="00B765B2"/>
    <w:rsid w:val="00B76795"/>
    <w:rsid w:val="00B76DC7"/>
    <w:rsid w:val="00B77C76"/>
    <w:rsid w:val="00B800DC"/>
    <w:rsid w:val="00B80C38"/>
    <w:rsid w:val="00B80F4F"/>
    <w:rsid w:val="00B81FD5"/>
    <w:rsid w:val="00B828CF"/>
    <w:rsid w:val="00B82A43"/>
    <w:rsid w:val="00B838A7"/>
    <w:rsid w:val="00B84961"/>
    <w:rsid w:val="00B84C26"/>
    <w:rsid w:val="00B84E79"/>
    <w:rsid w:val="00B857AB"/>
    <w:rsid w:val="00B864FF"/>
    <w:rsid w:val="00B86643"/>
    <w:rsid w:val="00B86700"/>
    <w:rsid w:val="00B86763"/>
    <w:rsid w:val="00B86F0A"/>
    <w:rsid w:val="00B87392"/>
    <w:rsid w:val="00B87724"/>
    <w:rsid w:val="00B931BB"/>
    <w:rsid w:val="00B958F7"/>
    <w:rsid w:val="00B9637A"/>
    <w:rsid w:val="00B96647"/>
    <w:rsid w:val="00B96AD6"/>
    <w:rsid w:val="00B97E71"/>
    <w:rsid w:val="00BA15E3"/>
    <w:rsid w:val="00BA17E4"/>
    <w:rsid w:val="00BA29BC"/>
    <w:rsid w:val="00BA4733"/>
    <w:rsid w:val="00BA59EE"/>
    <w:rsid w:val="00BA5EB9"/>
    <w:rsid w:val="00BB0CC2"/>
    <w:rsid w:val="00BB1170"/>
    <w:rsid w:val="00BB4580"/>
    <w:rsid w:val="00BB70BD"/>
    <w:rsid w:val="00BB7F47"/>
    <w:rsid w:val="00BC0114"/>
    <w:rsid w:val="00BC14FD"/>
    <w:rsid w:val="00BC2894"/>
    <w:rsid w:val="00BC43C1"/>
    <w:rsid w:val="00BC523A"/>
    <w:rsid w:val="00BC590A"/>
    <w:rsid w:val="00BD0319"/>
    <w:rsid w:val="00BD057A"/>
    <w:rsid w:val="00BD1629"/>
    <w:rsid w:val="00BD214B"/>
    <w:rsid w:val="00BD21FF"/>
    <w:rsid w:val="00BD2F8A"/>
    <w:rsid w:val="00BD4883"/>
    <w:rsid w:val="00BD5D51"/>
    <w:rsid w:val="00BD7AD7"/>
    <w:rsid w:val="00BD7D41"/>
    <w:rsid w:val="00BD7ECF"/>
    <w:rsid w:val="00BE0376"/>
    <w:rsid w:val="00BE123B"/>
    <w:rsid w:val="00BE14DE"/>
    <w:rsid w:val="00BE1E82"/>
    <w:rsid w:val="00BE2CED"/>
    <w:rsid w:val="00BE3FC1"/>
    <w:rsid w:val="00BE4EB4"/>
    <w:rsid w:val="00BE5C3E"/>
    <w:rsid w:val="00BE5CAC"/>
    <w:rsid w:val="00BE6154"/>
    <w:rsid w:val="00BF1F13"/>
    <w:rsid w:val="00BF37AA"/>
    <w:rsid w:val="00C00955"/>
    <w:rsid w:val="00C02DC4"/>
    <w:rsid w:val="00C030A7"/>
    <w:rsid w:val="00C0480A"/>
    <w:rsid w:val="00C04DA4"/>
    <w:rsid w:val="00C05088"/>
    <w:rsid w:val="00C0604F"/>
    <w:rsid w:val="00C06376"/>
    <w:rsid w:val="00C064C1"/>
    <w:rsid w:val="00C07299"/>
    <w:rsid w:val="00C07917"/>
    <w:rsid w:val="00C10C3B"/>
    <w:rsid w:val="00C12551"/>
    <w:rsid w:val="00C125BC"/>
    <w:rsid w:val="00C12671"/>
    <w:rsid w:val="00C13816"/>
    <w:rsid w:val="00C13B81"/>
    <w:rsid w:val="00C15777"/>
    <w:rsid w:val="00C16058"/>
    <w:rsid w:val="00C1733B"/>
    <w:rsid w:val="00C17A73"/>
    <w:rsid w:val="00C17D16"/>
    <w:rsid w:val="00C17F5E"/>
    <w:rsid w:val="00C21533"/>
    <w:rsid w:val="00C22B62"/>
    <w:rsid w:val="00C25995"/>
    <w:rsid w:val="00C26099"/>
    <w:rsid w:val="00C2664A"/>
    <w:rsid w:val="00C2738C"/>
    <w:rsid w:val="00C275A2"/>
    <w:rsid w:val="00C27E00"/>
    <w:rsid w:val="00C30DF3"/>
    <w:rsid w:val="00C32906"/>
    <w:rsid w:val="00C329E7"/>
    <w:rsid w:val="00C3342E"/>
    <w:rsid w:val="00C33599"/>
    <w:rsid w:val="00C337F9"/>
    <w:rsid w:val="00C355BD"/>
    <w:rsid w:val="00C357FD"/>
    <w:rsid w:val="00C35DDE"/>
    <w:rsid w:val="00C37E73"/>
    <w:rsid w:val="00C411AF"/>
    <w:rsid w:val="00C41731"/>
    <w:rsid w:val="00C43479"/>
    <w:rsid w:val="00C43FCD"/>
    <w:rsid w:val="00C445CB"/>
    <w:rsid w:val="00C448E1"/>
    <w:rsid w:val="00C44F8C"/>
    <w:rsid w:val="00C4774F"/>
    <w:rsid w:val="00C503D6"/>
    <w:rsid w:val="00C50D7B"/>
    <w:rsid w:val="00C528E8"/>
    <w:rsid w:val="00C538B4"/>
    <w:rsid w:val="00C53CEB"/>
    <w:rsid w:val="00C544F0"/>
    <w:rsid w:val="00C54622"/>
    <w:rsid w:val="00C573A2"/>
    <w:rsid w:val="00C57A2E"/>
    <w:rsid w:val="00C57C10"/>
    <w:rsid w:val="00C61162"/>
    <w:rsid w:val="00C61C36"/>
    <w:rsid w:val="00C623CB"/>
    <w:rsid w:val="00C62BCC"/>
    <w:rsid w:val="00C63378"/>
    <w:rsid w:val="00C65DFB"/>
    <w:rsid w:val="00C67399"/>
    <w:rsid w:val="00C67766"/>
    <w:rsid w:val="00C70F8D"/>
    <w:rsid w:val="00C7156A"/>
    <w:rsid w:val="00C72732"/>
    <w:rsid w:val="00C72757"/>
    <w:rsid w:val="00C73084"/>
    <w:rsid w:val="00C730AC"/>
    <w:rsid w:val="00C73261"/>
    <w:rsid w:val="00C73E5B"/>
    <w:rsid w:val="00C748CA"/>
    <w:rsid w:val="00C760DC"/>
    <w:rsid w:val="00C76937"/>
    <w:rsid w:val="00C76BC8"/>
    <w:rsid w:val="00C77392"/>
    <w:rsid w:val="00C775CF"/>
    <w:rsid w:val="00C84209"/>
    <w:rsid w:val="00C851FC"/>
    <w:rsid w:val="00C85A6D"/>
    <w:rsid w:val="00C85DDA"/>
    <w:rsid w:val="00C85FED"/>
    <w:rsid w:val="00C863C4"/>
    <w:rsid w:val="00C86464"/>
    <w:rsid w:val="00C870C8"/>
    <w:rsid w:val="00C9042D"/>
    <w:rsid w:val="00C90667"/>
    <w:rsid w:val="00C9222B"/>
    <w:rsid w:val="00C9280C"/>
    <w:rsid w:val="00C92A4A"/>
    <w:rsid w:val="00C92B05"/>
    <w:rsid w:val="00C945EE"/>
    <w:rsid w:val="00C961AB"/>
    <w:rsid w:val="00CA086B"/>
    <w:rsid w:val="00CA1766"/>
    <w:rsid w:val="00CA3B41"/>
    <w:rsid w:val="00CB228B"/>
    <w:rsid w:val="00CB28DA"/>
    <w:rsid w:val="00CB55C9"/>
    <w:rsid w:val="00CB585D"/>
    <w:rsid w:val="00CB6135"/>
    <w:rsid w:val="00CB6571"/>
    <w:rsid w:val="00CB6A9C"/>
    <w:rsid w:val="00CC19A3"/>
    <w:rsid w:val="00CC241D"/>
    <w:rsid w:val="00CC3728"/>
    <w:rsid w:val="00CC3B14"/>
    <w:rsid w:val="00CC4276"/>
    <w:rsid w:val="00CC4971"/>
    <w:rsid w:val="00CC5260"/>
    <w:rsid w:val="00CC5C23"/>
    <w:rsid w:val="00CC5D24"/>
    <w:rsid w:val="00CC6498"/>
    <w:rsid w:val="00CC713F"/>
    <w:rsid w:val="00CC7435"/>
    <w:rsid w:val="00CD0E25"/>
    <w:rsid w:val="00CD1353"/>
    <w:rsid w:val="00CD393D"/>
    <w:rsid w:val="00CD3AE5"/>
    <w:rsid w:val="00CD4489"/>
    <w:rsid w:val="00CD5680"/>
    <w:rsid w:val="00CD5727"/>
    <w:rsid w:val="00CD6BA9"/>
    <w:rsid w:val="00CD6D18"/>
    <w:rsid w:val="00CD7A71"/>
    <w:rsid w:val="00CE1191"/>
    <w:rsid w:val="00CE1772"/>
    <w:rsid w:val="00CE2357"/>
    <w:rsid w:val="00CE2699"/>
    <w:rsid w:val="00CE2C8D"/>
    <w:rsid w:val="00CE2F02"/>
    <w:rsid w:val="00CE33F4"/>
    <w:rsid w:val="00CE46FE"/>
    <w:rsid w:val="00CE4900"/>
    <w:rsid w:val="00CE5B2A"/>
    <w:rsid w:val="00CE71C9"/>
    <w:rsid w:val="00CF0366"/>
    <w:rsid w:val="00CF13DC"/>
    <w:rsid w:val="00CF2EEB"/>
    <w:rsid w:val="00CF30E3"/>
    <w:rsid w:val="00CF43FE"/>
    <w:rsid w:val="00CF4F4E"/>
    <w:rsid w:val="00CF5F2F"/>
    <w:rsid w:val="00CF6068"/>
    <w:rsid w:val="00CF636E"/>
    <w:rsid w:val="00CF6D9F"/>
    <w:rsid w:val="00D00DF8"/>
    <w:rsid w:val="00D01915"/>
    <w:rsid w:val="00D021C8"/>
    <w:rsid w:val="00D022C5"/>
    <w:rsid w:val="00D03158"/>
    <w:rsid w:val="00D03212"/>
    <w:rsid w:val="00D0366C"/>
    <w:rsid w:val="00D04CE3"/>
    <w:rsid w:val="00D05015"/>
    <w:rsid w:val="00D05017"/>
    <w:rsid w:val="00D05D7E"/>
    <w:rsid w:val="00D10507"/>
    <w:rsid w:val="00D108F2"/>
    <w:rsid w:val="00D10FA4"/>
    <w:rsid w:val="00D119A9"/>
    <w:rsid w:val="00D1314D"/>
    <w:rsid w:val="00D13DE1"/>
    <w:rsid w:val="00D14A43"/>
    <w:rsid w:val="00D16322"/>
    <w:rsid w:val="00D16492"/>
    <w:rsid w:val="00D20241"/>
    <w:rsid w:val="00D20500"/>
    <w:rsid w:val="00D236C4"/>
    <w:rsid w:val="00D23882"/>
    <w:rsid w:val="00D240CE"/>
    <w:rsid w:val="00D24177"/>
    <w:rsid w:val="00D25066"/>
    <w:rsid w:val="00D25A6F"/>
    <w:rsid w:val="00D30F05"/>
    <w:rsid w:val="00D3114F"/>
    <w:rsid w:val="00D34592"/>
    <w:rsid w:val="00D36924"/>
    <w:rsid w:val="00D36FD2"/>
    <w:rsid w:val="00D37B26"/>
    <w:rsid w:val="00D4019A"/>
    <w:rsid w:val="00D41682"/>
    <w:rsid w:val="00D4371C"/>
    <w:rsid w:val="00D437DD"/>
    <w:rsid w:val="00D44A33"/>
    <w:rsid w:val="00D452D8"/>
    <w:rsid w:val="00D46096"/>
    <w:rsid w:val="00D50812"/>
    <w:rsid w:val="00D50D12"/>
    <w:rsid w:val="00D54084"/>
    <w:rsid w:val="00D5448A"/>
    <w:rsid w:val="00D55AE8"/>
    <w:rsid w:val="00D60011"/>
    <w:rsid w:val="00D6001C"/>
    <w:rsid w:val="00D60135"/>
    <w:rsid w:val="00D62FFB"/>
    <w:rsid w:val="00D63830"/>
    <w:rsid w:val="00D63F98"/>
    <w:rsid w:val="00D64F18"/>
    <w:rsid w:val="00D67380"/>
    <w:rsid w:val="00D67B09"/>
    <w:rsid w:val="00D70A99"/>
    <w:rsid w:val="00D70DFA"/>
    <w:rsid w:val="00D71F03"/>
    <w:rsid w:val="00D7230E"/>
    <w:rsid w:val="00D74665"/>
    <w:rsid w:val="00D74F27"/>
    <w:rsid w:val="00D75C0D"/>
    <w:rsid w:val="00D7725C"/>
    <w:rsid w:val="00D77747"/>
    <w:rsid w:val="00D80252"/>
    <w:rsid w:val="00D84DBF"/>
    <w:rsid w:val="00D90948"/>
    <w:rsid w:val="00D909BB"/>
    <w:rsid w:val="00D91888"/>
    <w:rsid w:val="00D92A9C"/>
    <w:rsid w:val="00D92FE3"/>
    <w:rsid w:val="00D94D64"/>
    <w:rsid w:val="00D9674D"/>
    <w:rsid w:val="00D9775B"/>
    <w:rsid w:val="00DA0B47"/>
    <w:rsid w:val="00DA1ABE"/>
    <w:rsid w:val="00DA364D"/>
    <w:rsid w:val="00DA3815"/>
    <w:rsid w:val="00DA3C11"/>
    <w:rsid w:val="00DA45CF"/>
    <w:rsid w:val="00DA4CE0"/>
    <w:rsid w:val="00DA504D"/>
    <w:rsid w:val="00DA7D9D"/>
    <w:rsid w:val="00DB01D0"/>
    <w:rsid w:val="00DB037A"/>
    <w:rsid w:val="00DB0621"/>
    <w:rsid w:val="00DB0636"/>
    <w:rsid w:val="00DB0F86"/>
    <w:rsid w:val="00DB147F"/>
    <w:rsid w:val="00DB1588"/>
    <w:rsid w:val="00DB1774"/>
    <w:rsid w:val="00DB1E25"/>
    <w:rsid w:val="00DB2F54"/>
    <w:rsid w:val="00DB631F"/>
    <w:rsid w:val="00DB6B0D"/>
    <w:rsid w:val="00DC006B"/>
    <w:rsid w:val="00DC04FD"/>
    <w:rsid w:val="00DC0D42"/>
    <w:rsid w:val="00DC14D2"/>
    <w:rsid w:val="00DC150D"/>
    <w:rsid w:val="00DC1671"/>
    <w:rsid w:val="00DC21D4"/>
    <w:rsid w:val="00DC4189"/>
    <w:rsid w:val="00DC56CD"/>
    <w:rsid w:val="00DC5E95"/>
    <w:rsid w:val="00DC721F"/>
    <w:rsid w:val="00DC74A5"/>
    <w:rsid w:val="00DD0EC2"/>
    <w:rsid w:val="00DD213D"/>
    <w:rsid w:val="00DD3F89"/>
    <w:rsid w:val="00DD5324"/>
    <w:rsid w:val="00DD67E6"/>
    <w:rsid w:val="00DD7E82"/>
    <w:rsid w:val="00DE02BD"/>
    <w:rsid w:val="00DE1188"/>
    <w:rsid w:val="00DE14BE"/>
    <w:rsid w:val="00DE16E2"/>
    <w:rsid w:val="00DE1B32"/>
    <w:rsid w:val="00DE1C8D"/>
    <w:rsid w:val="00DE1ED3"/>
    <w:rsid w:val="00DE319A"/>
    <w:rsid w:val="00DE542C"/>
    <w:rsid w:val="00DE5A24"/>
    <w:rsid w:val="00DE5B7D"/>
    <w:rsid w:val="00DE6439"/>
    <w:rsid w:val="00DE786B"/>
    <w:rsid w:val="00DE78C0"/>
    <w:rsid w:val="00DF0399"/>
    <w:rsid w:val="00DF1091"/>
    <w:rsid w:val="00DF203D"/>
    <w:rsid w:val="00DF4B9C"/>
    <w:rsid w:val="00DF4C1A"/>
    <w:rsid w:val="00DF6799"/>
    <w:rsid w:val="00DF691E"/>
    <w:rsid w:val="00DF70F7"/>
    <w:rsid w:val="00DF7496"/>
    <w:rsid w:val="00DF75AD"/>
    <w:rsid w:val="00E00B04"/>
    <w:rsid w:val="00E01FC1"/>
    <w:rsid w:val="00E020DC"/>
    <w:rsid w:val="00E02A1C"/>
    <w:rsid w:val="00E0499C"/>
    <w:rsid w:val="00E04F31"/>
    <w:rsid w:val="00E05070"/>
    <w:rsid w:val="00E05A8F"/>
    <w:rsid w:val="00E05CE2"/>
    <w:rsid w:val="00E078DC"/>
    <w:rsid w:val="00E10F23"/>
    <w:rsid w:val="00E11F9F"/>
    <w:rsid w:val="00E13C11"/>
    <w:rsid w:val="00E146BF"/>
    <w:rsid w:val="00E14B52"/>
    <w:rsid w:val="00E152E6"/>
    <w:rsid w:val="00E179E0"/>
    <w:rsid w:val="00E2110F"/>
    <w:rsid w:val="00E21203"/>
    <w:rsid w:val="00E24174"/>
    <w:rsid w:val="00E24921"/>
    <w:rsid w:val="00E25C1C"/>
    <w:rsid w:val="00E25EB5"/>
    <w:rsid w:val="00E27258"/>
    <w:rsid w:val="00E31F29"/>
    <w:rsid w:val="00E3339E"/>
    <w:rsid w:val="00E35D1D"/>
    <w:rsid w:val="00E41FFE"/>
    <w:rsid w:val="00E426CD"/>
    <w:rsid w:val="00E4504A"/>
    <w:rsid w:val="00E4504B"/>
    <w:rsid w:val="00E46493"/>
    <w:rsid w:val="00E469E8"/>
    <w:rsid w:val="00E47218"/>
    <w:rsid w:val="00E50190"/>
    <w:rsid w:val="00E50F52"/>
    <w:rsid w:val="00E512F7"/>
    <w:rsid w:val="00E544FA"/>
    <w:rsid w:val="00E5461A"/>
    <w:rsid w:val="00E55E25"/>
    <w:rsid w:val="00E56F7D"/>
    <w:rsid w:val="00E57834"/>
    <w:rsid w:val="00E610D7"/>
    <w:rsid w:val="00E61B55"/>
    <w:rsid w:val="00E63165"/>
    <w:rsid w:val="00E63DBB"/>
    <w:rsid w:val="00E64843"/>
    <w:rsid w:val="00E64925"/>
    <w:rsid w:val="00E653CA"/>
    <w:rsid w:val="00E664DC"/>
    <w:rsid w:val="00E66C64"/>
    <w:rsid w:val="00E676FC"/>
    <w:rsid w:val="00E6786C"/>
    <w:rsid w:val="00E67FDC"/>
    <w:rsid w:val="00E70F4A"/>
    <w:rsid w:val="00E71BEF"/>
    <w:rsid w:val="00E73975"/>
    <w:rsid w:val="00E74E19"/>
    <w:rsid w:val="00E764C1"/>
    <w:rsid w:val="00E76A23"/>
    <w:rsid w:val="00E804BF"/>
    <w:rsid w:val="00E80D5A"/>
    <w:rsid w:val="00E80F5D"/>
    <w:rsid w:val="00E81EFD"/>
    <w:rsid w:val="00E83C30"/>
    <w:rsid w:val="00E85ED6"/>
    <w:rsid w:val="00E86F2D"/>
    <w:rsid w:val="00E87164"/>
    <w:rsid w:val="00E9039B"/>
    <w:rsid w:val="00E90C13"/>
    <w:rsid w:val="00E922F5"/>
    <w:rsid w:val="00E95FAB"/>
    <w:rsid w:val="00E97145"/>
    <w:rsid w:val="00EA0F0D"/>
    <w:rsid w:val="00EA2DF2"/>
    <w:rsid w:val="00EA4791"/>
    <w:rsid w:val="00EA5A3E"/>
    <w:rsid w:val="00EA698D"/>
    <w:rsid w:val="00EA6AD9"/>
    <w:rsid w:val="00EA73F2"/>
    <w:rsid w:val="00EB1A75"/>
    <w:rsid w:val="00EB1D2C"/>
    <w:rsid w:val="00EB21E2"/>
    <w:rsid w:val="00EB2414"/>
    <w:rsid w:val="00EB3464"/>
    <w:rsid w:val="00EB407A"/>
    <w:rsid w:val="00EB4AE7"/>
    <w:rsid w:val="00EB4FF8"/>
    <w:rsid w:val="00EB678C"/>
    <w:rsid w:val="00EC0621"/>
    <w:rsid w:val="00EC27F5"/>
    <w:rsid w:val="00EC2A17"/>
    <w:rsid w:val="00EC571F"/>
    <w:rsid w:val="00EC5C09"/>
    <w:rsid w:val="00EC683F"/>
    <w:rsid w:val="00EC7A25"/>
    <w:rsid w:val="00ED0F55"/>
    <w:rsid w:val="00ED13A6"/>
    <w:rsid w:val="00ED1BD7"/>
    <w:rsid w:val="00ED3166"/>
    <w:rsid w:val="00ED3450"/>
    <w:rsid w:val="00ED3E6B"/>
    <w:rsid w:val="00ED5EC7"/>
    <w:rsid w:val="00ED7FB1"/>
    <w:rsid w:val="00EE27BF"/>
    <w:rsid w:val="00EE3C44"/>
    <w:rsid w:val="00EE5AE0"/>
    <w:rsid w:val="00EE61BB"/>
    <w:rsid w:val="00EF0448"/>
    <w:rsid w:val="00EF05E4"/>
    <w:rsid w:val="00EF0A2A"/>
    <w:rsid w:val="00EF0EEF"/>
    <w:rsid w:val="00EF201D"/>
    <w:rsid w:val="00EF2411"/>
    <w:rsid w:val="00EF28D9"/>
    <w:rsid w:val="00EF2C21"/>
    <w:rsid w:val="00EF3319"/>
    <w:rsid w:val="00EF3D05"/>
    <w:rsid w:val="00EF3E16"/>
    <w:rsid w:val="00EF3E8F"/>
    <w:rsid w:val="00EF484F"/>
    <w:rsid w:val="00EF615B"/>
    <w:rsid w:val="00EF6699"/>
    <w:rsid w:val="00EF6965"/>
    <w:rsid w:val="00F00BC6"/>
    <w:rsid w:val="00F01AE6"/>
    <w:rsid w:val="00F01C25"/>
    <w:rsid w:val="00F0367A"/>
    <w:rsid w:val="00F0367B"/>
    <w:rsid w:val="00F04347"/>
    <w:rsid w:val="00F0465F"/>
    <w:rsid w:val="00F0578D"/>
    <w:rsid w:val="00F05804"/>
    <w:rsid w:val="00F0754F"/>
    <w:rsid w:val="00F07920"/>
    <w:rsid w:val="00F07D10"/>
    <w:rsid w:val="00F105E6"/>
    <w:rsid w:val="00F11120"/>
    <w:rsid w:val="00F1405B"/>
    <w:rsid w:val="00F15F9F"/>
    <w:rsid w:val="00F16094"/>
    <w:rsid w:val="00F17B52"/>
    <w:rsid w:val="00F21D13"/>
    <w:rsid w:val="00F220D8"/>
    <w:rsid w:val="00F23F46"/>
    <w:rsid w:val="00F24D49"/>
    <w:rsid w:val="00F26765"/>
    <w:rsid w:val="00F307C3"/>
    <w:rsid w:val="00F30D5F"/>
    <w:rsid w:val="00F31F66"/>
    <w:rsid w:val="00F3278E"/>
    <w:rsid w:val="00F327DE"/>
    <w:rsid w:val="00F328A4"/>
    <w:rsid w:val="00F334F0"/>
    <w:rsid w:val="00F337B1"/>
    <w:rsid w:val="00F352F3"/>
    <w:rsid w:val="00F356A0"/>
    <w:rsid w:val="00F35AC0"/>
    <w:rsid w:val="00F364AB"/>
    <w:rsid w:val="00F36532"/>
    <w:rsid w:val="00F36A83"/>
    <w:rsid w:val="00F37739"/>
    <w:rsid w:val="00F37AE7"/>
    <w:rsid w:val="00F4007C"/>
    <w:rsid w:val="00F41951"/>
    <w:rsid w:val="00F41AF7"/>
    <w:rsid w:val="00F4250D"/>
    <w:rsid w:val="00F42A65"/>
    <w:rsid w:val="00F43B86"/>
    <w:rsid w:val="00F43D82"/>
    <w:rsid w:val="00F44433"/>
    <w:rsid w:val="00F4504F"/>
    <w:rsid w:val="00F45425"/>
    <w:rsid w:val="00F4569D"/>
    <w:rsid w:val="00F457D4"/>
    <w:rsid w:val="00F45F49"/>
    <w:rsid w:val="00F47B2D"/>
    <w:rsid w:val="00F5228F"/>
    <w:rsid w:val="00F55439"/>
    <w:rsid w:val="00F55EAE"/>
    <w:rsid w:val="00F56552"/>
    <w:rsid w:val="00F607EA"/>
    <w:rsid w:val="00F61EDF"/>
    <w:rsid w:val="00F62AE4"/>
    <w:rsid w:val="00F66C95"/>
    <w:rsid w:val="00F673C2"/>
    <w:rsid w:val="00F6770D"/>
    <w:rsid w:val="00F67CE9"/>
    <w:rsid w:val="00F7047B"/>
    <w:rsid w:val="00F7059D"/>
    <w:rsid w:val="00F70D78"/>
    <w:rsid w:val="00F715AD"/>
    <w:rsid w:val="00F71E99"/>
    <w:rsid w:val="00F720DC"/>
    <w:rsid w:val="00F7329B"/>
    <w:rsid w:val="00F74503"/>
    <w:rsid w:val="00F74DE9"/>
    <w:rsid w:val="00F75A46"/>
    <w:rsid w:val="00F767DD"/>
    <w:rsid w:val="00F825D3"/>
    <w:rsid w:val="00F828FC"/>
    <w:rsid w:val="00F85174"/>
    <w:rsid w:val="00F856F0"/>
    <w:rsid w:val="00F86A21"/>
    <w:rsid w:val="00F87420"/>
    <w:rsid w:val="00F87DB1"/>
    <w:rsid w:val="00F90B9C"/>
    <w:rsid w:val="00F9164B"/>
    <w:rsid w:val="00F93C7E"/>
    <w:rsid w:val="00FA1131"/>
    <w:rsid w:val="00FA2C96"/>
    <w:rsid w:val="00FA3AF4"/>
    <w:rsid w:val="00FA4396"/>
    <w:rsid w:val="00FA64C5"/>
    <w:rsid w:val="00FA6A53"/>
    <w:rsid w:val="00FA6B73"/>
    <w:rsid w:val="00FA7EE7"/>
    <w:rsid w:val="00FB1126"/>
    <w:rsid w:val="00FB2189"/>
    <w:rsid w:val="00FB27D3"/>
    <w:rsid w:val="00FB28BE"/>
    <w:rsid w:val="00FB2C0C"/>
    <w:rsid w:val="00FB2E06"/>
    <w:rsid w:val="00FB37EA"/>
    <w:rsid w:val="00FB3CF0"/>
    <w:rsid w:val="00FB4267"/>
    <w:rsid w:val="00FB4EDA"/>
    <w:rsid w:val="00FB6077"/>
    <w:rsid w:val="00FB72DE"/>
    <w:rsid w:val="00FB7AC0"/>
    <w:rsid w:val="00FC07D6"/>
    <w:rsid w:val="00FC1B6D"/>
    <w:rsid w:val="00FC2DD8"/>
    <w:rsid w:val="00FC32CB"/>
    <w:rsid w:val="00FC3FB3"/>
    <w:rsid w:val="00FC4D65"/>
    <w:rsid w:val="00FC6017"/>
    <w:rsid w:val="00FC7D64"/>
    <w:rsid w:val="00FD077A"/>
    <w:rsid w:val="00FD2D4E"/>
    <w:rsid w:val="00FD2D56"/>
    <w:rsid w:val="00FD2DA7"/>
    <w:rsid w:val="00FD33F6"/>
    <w:rsid w:val="00FD34D8"/>
    <w:rsid w:val="00FD47AD"/>
    <w:rsid w:val="00FD4A84"/>
    <w:rsid w:val="00FD5DAE"/>
    <w:rsid w:val="00FD60CC"/>
    <w:rsid w:val="00FD688D"/>
    <w:rsid w:val="00FD7218"/>
    <w:rsid w:val="00FD734A"/>
    <w:rsid w:val="00FE141C"/>
    <w:rsid w:val="00FE1B73"/>
    <w:rsid w:val="00FE2277"/>
    <w:rsid w:val="00FE2B29"/>
    <w:rsid w:val="00FE45FF"/>
    <w:rsid w:val="00FE65A9"/>
    <w:rsid w:val="00FF0A55"/>
    <w:rsid w:val="00FF13BD"/>
    <w:rsid w:val="00FF1887"/>
    <w:rsid w:val="00FF1A35"/>
    <w:rsid w:val="00FF2300"/>
    <w:rsid w:val="00FF33EE"/>
    <w:rsid w:val="00FF5378"/>
    <w:rsid w:val="00FF7B61"/>
    <w:rsid w:val="021C4FEC"/>
    <w:rsid w:val="0522001B"/>
    <w:rsid w:val="060D0FFA"/>
    <w:rsid w:val="07C30582"/>
    <w:rsid w:val="0AE827CA"/>
    <w:rsid w:val="0BC15432"/>
    <w:rsid w:val="0BF6473E"/>
    <w:rsid w:val="0D872355"/>
    <w:rsid w:val="12CC3AD9"/>
    <w:rsid w:val="13F55FA4"/>
    <w:rsid w:val="15416764"/>
    <w:rsid w:val="16FE4217"/>
    <w:rsid w:val="181423BA"/>
    <w:rsid w:val="18355A49"/>
    <w:rsid w:val="1B062C02"/>
    <w:rsid w:val="1F295908"/>
    <w:rsid w:val="20393F4E"/>
    <w:rsid w:val="21ED46BF"/>
    <w:rsid w:val="27E64D5A"/>
    <w:rsid w:val="2B7D495F"/>
    <w:rsid w:val="2CDD23D1"/>
    <w:rsid w:val="2D427365"/>
    <w:rsid w:val="2FFDF161"/>
    <w:rsid w:val="30C9316E"/>
    <w:rsid w:val="30E91650"/>
    <w:rsid w:val="31EC0557"/>
    <w:rsid w:val="35EF8132"/>
    <w:rsid w:val="36630EC8"/>
    <w:rsid w:val="36F61A94"/>
    <w:rsid w:val="36FF981F"/>
    <w:rsid w:val="383E5234"/>
    <w:rsid w:val="389523E9"/>
    <w:rsid w:val="396D651F"/>
    <w:rsid w:val="3A523F83"/>
    <w:rsid w:val="3BFF8BC0"/>
    <w:rsid w:val="3C477ED8"/>
    <w:rsid w:val="3DCE5AED"/>
    <w:rsid w:val="3F7F3645"/>
    <w:rsid w:val="3FA9CCFE"/>
    <w:rsid w:val="418371BF"/>
    <w:rsid w:val="450D6030"/>
    <w:rsid w:val="49AF7A52"/>
    <w:rsid w:val="4B914415"/>
    <w:rsid w:val="4BC32B39"/>
    <w:rsid w:val="4EDC3CD8"/>
    <w:rsid w:val="506C12AC"/>
    <w:rsid w:val="52374280"/>
    <w:rsid w:val="53F7C8AB"/>
    <w:rsid w:val="5A50036E"/>
    <w:rsid w:val="5BFF9D0B"/>
    <w:rsid w:val="5C817E2B"/>
    <w:rsid w:val="5E781EA8"/>
    <w:rsid w:val="5ECA628F"/>
    <w:rsid w:val="5ED50365"/>
    <w:rsid w:val="61B0042C"/>
    <w:rsid w:val="63356726"/>
    <w:rsid w:val="650834F2"/>
    <w:rsid w:val="65676254"/>
    <w:rsid w:val="67017520"/>
    <w:rsid w:val="67201E19"/>
    <w:rsid w:val="69FFF24A"/>
    <w:rsid w:val="6AB53B3C"/>
    <w:rsid w:val="6B1F3478"/>
    <w:rsid w:val="6B9712E0"/>
    <w:rsid w:val="6BFD09F4"/>
    <w:rsid w:val="6CEF2C73"/>
    <w:rsid w:val="6E5F696C"/>
    <w:rsid w:val="71495EB6"/>
    <w:rsid w:val="723853D7"/>
    <w:rsid w:val="75645A9F"/>
    <w:rsid w:val="75761FF5"/>
    <w:rsid w:val="759E3B4B"/>
    <w:rsid w:val="75FE907A"/>
    <w:rsid w:val="77B6E855"/>
    <w:rsid w:val="7A9137B5"/>
    <w:rsid w:val="7BE74B2F"/>
    <w:rsid w:val="7D6B1224"/>
    <w:rsid w:val="7DAFAB88"/>
    <w:rsid w:val="7DE8BB33"/>
    <w:rsid w:val="7E7EEB2B"/>
    <w:rsid w:val="7F072E2E"/>
    <w:rsid w:val="7F3C9191"/>
    <w:rsid w:val="7F7C9164"/>
    <w:rsid w:val="7FBBB915"/>
    <w:rsid w:val="A72FC898"/>
    <w:rsid w:val="BDBD486C"/>
    <w:rsid w:val="BDFFA5AB"/>
    <w:rsid w:val="BFDF4ED9"/>
    <w:rsid w:val="C57B06E5"/>
    <w:rsid w:val="CDBFB593"/>
    <w:rsid w:val="D3EF33F0"/>
    <w:rsid w:val="DBFF1768"/>
    <w:rsid w:val="DD9E9A5F"/>
    <w:rsid w:val="DFFE0A4B"/>
    <w:rsid w:val="E3B783A1"/>
    <w:rsid w:val="E69EF9C4"/>
    <w:rsid w:val="EBFA9646"/>
    <w:rsid w:val="F5FB5EDF"/>
    <w:rsid w:val="F7E7867E"/>
    <w:rsid w:val="FB2FCE28"/>
    <w:rsid w:val="FEBF5641"/>
    <w:rsid w:val="FEEA23F5"/>
    <w:rsid w:val="FF6FEB4C"/>
    <w:rsid w:val="FF753989"/>
    <w:rsid w:val="FF7DF508"/>
    <w:rsid w:val="FFE7AFFF"/>
    <w:rsid w:val="FFFB6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63" w:afterLines="50"/>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7"/>
    <w:autoRedefine/>
    <w:qFormat/>
    <w:uiPriority w:val="9"/>
    <w:pPr>
      <w:keepNext/>
      <w:keepLines/>
      <w:numPr>
        <w:ilvl w:val="2"/>
        <w:numId w:val="1"/>
      </w:numPr>
      <w:ind w:firstLine="0" w:firstLineChars="0"/>
      <w:outlineLvl w:val="0"/>
    </w:pPr>
    <w:rPr>
      <w:b/>
      <w:bCs/>
      <w:kern w:val="44"/>
      <w:szCs w:val="44"/>
    </w:rPr>
  </w:style>
  <w:style w:type="paragraph" w:styleId="3">
    <w:name w:val="heading 2"/>
    <w:basedOn w:val="1"/>
    <w:next w:val="1"/>
    <w:link w:val="42"/>
    <w:autoRedefine/>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autoRedefine/>
    <w:qFormat/>
    <w:uiPriority w:val="0"/>
    <w:pPr>
      <w:keepNext/>
      <w:keepLines/>
      <w:numPr>
        <w:ilvl w:val="0"/>
        <w:numId w:val="2"/>
      </w:numPr>
      <w:spacing w:before="260" w:after="260" w:line="416" w:lineRule="auto"/>
      <w:outlineLvl w:val="2"/>
    </w:pPr>
    <w:rPr>
      <w:b/>
      <w:bCs/>
      <w:sz w:val="32"/>
      <w:szCs w:val="32"/>
    </w:rPr>
  </w:style>
  <w:style w:type="paragraph" w:styleId="5">
    <w:name w:val="heading 4"/>
    <w:basedOn w:val="1"/>
    <w:next w:val="1"/>
    <w:link w:val="50"/>
    <w:autoRedefine/>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51"/>
    <w:semiHidden/>
    <w:unhideWhenUsed/>
    <w:uiPriority w:val="99"/>
    <w:pPr>
      <w:jc w:val="left"/>
    </w:pPr>
  </w:style>
  <w:style w:type="paragraph" w:styleId="7">
    <w:name w:val="Salutation"/>
    <w:basedOn w:val="1"/>
    <w:next w:val="1"/>
    <w:link w:val="38"/>
    <w:autoRedefine/>
    <w:unhideWhenUsed/>
    <w:qFormat/>
    <w:uiPriority w:val="99"/>
  </w:style>
  <w:style w:type="paragraph" w:styleId="8">
    <w:name w:val="Closing"/>
    <w:basedOn w:val="1"/>
    <w:link w:val="39"/>
    <w:autoRedefine/>
    <w:unhideWhenUsed/>
    <w:qFormat/>
    <w:uiPriority w:val="99"/>
    <w:pPr>
      <w:ind w:left="100" w:leftChars="2100"/>
    </w:pPr>
  </w:style>
  <w:style w:type="paragraph" w:styleId="9">
    <w:name w:val="Body Text"/>
    <w:basedOn w:val="1"/>
    <w:link w:val="48"/>
    <w:autoRedefine/>
    <w:semiHidden/>
    <w:unhideWhenUsed/>
    <w:qFormat/>
    <w:uiPriority w:val="99"/>
    <w:pPr>
      <w:spacing w:after="120"/>
    </w:pPr>
  </w:style>
  <w:style w:type="paragraph" w:styleId="10">
    <w:name w:val="Balloon Text"/>
    <w:basedOn w:val="1"/>
    <w:link w:val="31"/>
    <w:unhideWhenUsed/>
    <w:qFormat/>
    <w:uiPriority w:val="99"/>
    <w:rPr>
      <w:rFonts w:ascii="Heiti SC Light" w:eastAsia="Heiti SC Light"/>
      <w:kern w:val="0"/>
      <w:sz w:val="18"/>
      <w:szCs w:val="18"/>
      <w:lang w:val="zh-CN"/>
    </w:rPr>
  </w:style>
  <w:style w:type="paragraph" w:styleId="11">
    <w:name w:val="footer"/>
    <w:basedOn w:val="1"/>
    <w:link w:val="30"/>
    <w:unhideWhenUsed/>
    <w:qFormat/>
    <w:uiPriority w:val="99"/>
    <w:pPr>
      <w:tabs>
        <w:tab w:val="center" w:pos="4153"/>
        <w:tab w:val="right" w:pos="8306"/>
      </w:tabs>
      <w:snapToGrid w:val="0"/>
      <w:jc w:val="left"/>
    </w:pPr>
    <w:rPr>
      <w:sz w:val="18"/>
      <w:szCs w:val="18"/>
      <w:lang w:val="zh-CN"/>
    </w:rPr>
  </w:style>
  <w:style w:type="paragraph" w:styleId="12">
    <w:name w:val="header"/>
    <w:basedOn w:val="1"/>
    <w:link w:val="28"/>
    <w:autoRedefine/>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3">
    <w:name w:val="Subtitle"/>
    <w:basedOn w:val="1"/>
    <w:next w:val="1"/>
    <w:link w:val="43"/>
    <w:autoRedefine/>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4">
    <w:name w:val="footnote text"/>
    <w:basedOn w:val="1"/>
    <w:link w:val="45"/>
    <w:autoRedefine/>
    <w:semiHidden/>
    <w:unhideWhenUsed/>
    <w:uiPriority w:val="99"/>
    <w:pPr>
      <w:snapToGrid w:val="0"/>
      <w:jc w:val="left"/>
    </w:pPr>
    <w:rPr>
      <w:sz w:val="18"/>
      <w:szCs w:val="18"/>
    </w:rPr>
  </w:style>
  <w:style w:type="paragraph" w:styleId="15">
    <w:name w:val="Body Text Indent 3"/>
    <w:basedOn w:val="1"/>
    <w:autoRedefine/>
    <w:unhideWhenUsed/>
    <w:qFormat/>
    <w:uiPriority w:val="99"/>
    <w:pPr>
      <w:autoSpaceDE w:val="0"/>
      <w:autoSpaceDN w:val="0"/>
      <w:adjustRightInd w:val="0"/>
    </w:pPr>
    <w:rPr>
      <w:rFonts w:ascii="楷体_GB2312" w:eastAsia="楷体_GB2312"/>
      <w:kern w:val="0"/>
    </w:rPr>
  </w:style>
  <w:style w:type="paragraph" w:styleId="16">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paragraph" w:styleId="17">
    <w:name w:val="Title"/>
    <w:basedOn w:val="1"/>
    <w:next w:val="1"/>
    <w:link w:val="36"/>
    <w:autoRedefine/>
    <w:qFormat/>
    <w:uiPriority w:val="10"/>
    <w:pPr>
      <w:spacing w:after="0" w:afterLines="0"/>
      <w:ind w:firstLine="0" w:firstLineChars="0"/>
      <w:jc w:val="center"/>
      <w:outlineLvl w:val="0"/>
    </w:pPr>
    <w:rPr>
      <w:rFonts w:eastAsia="黑体" w:asciiTheme="majorHAnsi" w:hAnsiTheme="majorHAnsi" w:cstheme="majorBidi"/>
      <w:b/>
      <w:bCs/>
      <w:sz w:val="32"/>
      <w:szCs w:val="32"/>
    </w:rPr>
  </w:style>
  <w:style w:type="paragraph" w:styleId="18">
    <w:name w:val="annotation subject"/>
    <w:basedOn w:val="6"/>
    <w:next w:val="6"/>
    <w:link w:val="52"/>
    <w:semiHidden/>
    <w:unhideWhenUsed/>
    <w:uiPriority w:val="99"/>
    <w:rPr>
      <w:b/>
      <w:bCs/>
    </w:rPr>
  </w:style>
  <w:style w:type="table" w:styleId="20">
    <w:name w:val="Table Grid"/>
    <w:basedOn w:val="19"/>
    <w:autoRedefine/>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rPr>
      <w:b/>
      <w:bCs/>
    </w:rPr>
  </w:style>
  <w:style w:type="character" w:styleId="23">
    <w:name w:val="FollowedHyperlink"/>
    <w:basedOn w:val="21"/>
    <w:autoRedefine/>
    <w:semiHidden/>
    <w:unhideWhenUsed/>
    <w:qFormat/>
    <w:uiPriority w:val="99"/>
    <w:rPr>
      <w:color w:val="954F72" w:themeColor="followedHyperlink"/>
      <w:u w:val="single"/>
      <w14:textFill>
        <w14:solidFill>
          <w14:schemeClr w14:val="folHlink"/>
        </w14:solidFill>
      </w14:textFill>
    </w:rPr>
  </w:style>
  <w:style w:type="character" w:styleId="24">
    <w:name w:val="Hyperlink"/>
    <w:unhideWhenUsed/>
    <w:qFormat/>
    <w:uiPriority w:val="99"/>
    <w:rPr>
      <w:color w:val="0000FF"/>
      <w:u w:val="single"/>
    </w:rPr>
  </w:style>
  <w:style w:type="character" w:styleId="25">
    <w:name w:val="HTML Code"/>
    <w:basedOn w:val="21"/>
    <w:semiHidden/>
    <w:unhideWhenUsed/>
    <w:uiPriority w:val="99"/>
    <w:rPr>
      <w:rFonts w:ascii="Courier New" w:hAnsi="Courier New"/>
      <w:sz w:val="20"/>
    </w:rPr>
  </w:style>
  <w:style w:type="character" w:styleId="26">
    <w:name w:val="annotation reference"/>
    <w:basedOn w:val="21"/>
    <w:semiHidden/>
    <w:unhideWhenUsed/>
    <w:uiPriority w:val="99"/>
    <w:rPr>
      <w:sz w:val="21"/>
      <w:szCs w:val="21"/>
    </w:rPr>
  </w:style>
  <w:style w:type="character" w:styleId="27">
    <w:name w:val="footnote reference"/>
    <w:basedOn w:val="21"/>
    <w:autoRedefine/>
    <w:semiHidden/>
    <w:unhideWhenUsed/>
    <w:qFormat/>
    <w:uiPriority w:val="99"/>
    <w:rPr>
      <w:vertAlign w:val="superscript"/>
    </w:rPr>
  </w:style>
  <w:style w:type="character" w:customStyle="1" w:styleId="28">
    <w:name w:val="页眉 字符"/>
    <w:link w:val="12"/>
    <w:autoRedefine/>
    <w:qFormat/>
    <w:uiPriority w:val="99"/>
    <w:rPr>
      <w:kern w:val="2"/>
      <w:sz w:val="18"/>
      <w:szCs w:val="18"/>
    </w:rPr>
  </w:style>
  <w:style w:type="character" w:customStyle="1" w:styleId="29">
    <w:name w:val="typored"/>
    <w:basedOn w:val="21"/>
    <w:autoRedefine/>
    <w:qFormat/>
    <w:uiPriority w:val="0"/>
  </w:style>
  <w:style w:type="character" w:customStyle="1" w:styleId="30">
    <w:name w:val="页脚 字符"/>
    <w:link w:val="11"/>
    <w:qFormat/>
    <w:uiPriority w:val="99"/>
    <w:rPr>
      <w:kern w:val="2"/>
      <w:sz w:val="18"/>
      <w:szCs w:val="18"/>
    </w:rPr>
  </w:style>
  <w:style w:type="character" w:customStyle="1" w:styleId="31">
    <w:name w:val="批注框文本 字符"/>
    <w:link w:val="10"/>
    <w:autoRedefine/>
    <w:semiHidden/>
    <w:qFormat/>
    <w:uiPriority w:val="99"/>
    <w:rPr>
      <w:rFonts w:ascii="Heiti SC Light" w:eastAsia="Heiti SC Light"/>
      <w:sz w:val="18"/>
      <w:szCs w:val="18"/>
    </w:rPr>
  </w:style>
  <w:style w:type="paragraph" w:customStyle="1" w:styleId="32">
    <w:name w:val="_Style 2"/>
    <w:basedOn w:val="1"/>
    <w:autoRedefine/>
    <w:qFormat/>
    <w:uiPriority w:val="34"/>
    <w:pPr>
      <w:ind w:firstLine="420"/>
    </w:pPr>
  </w:style>
  <w:style w:type="character" w:customStyle="1" w:styleId="33">
    <w:name w:val="标题 3 字符"/>
    <w:link w:val="4"/>
    <w:autoRedefine/>
    <w:uiPriority w:val="0"/>
    <w:rPr>
      <w:b/>
      <w:bCs/>
      <w:kern w:val="2"/>
      <w:sz w:val="32"/>
      <w:szCs w:val="32"/>
    </w:rPr>
  </w:style>
  <w:style w:type="character" w:customStyle="1" w:styleId="34">
    <w:name w:val="页脚 Char"/>
    <w:qFormat/>
    <w:uiPriority w:val="99"/>
    <w:rPr>
      <w:lang w:eastAsia="zh-CN"/>
    </w:rPr>
  </w:style>
  <w:style w:type="paragraph" w:styleId="35">
    <w:name w:val="List Paragraph"/>
    <w:basedOn w:val="1"/>
    <w:qFormat/>
    <w:uiPriority w:val="99"/>
    <w:pPr>
      <w:ind w:firstLine="420"/>
    </w:pPr>
  </w:style>
  <w:style w:type="character" w:customStyle="1" w:styleId="36">
    <w:name w:val="标题 字符"/>
    <w:basedOn w:val="21"/>
    <w:link w:val="17"/>
    <w:autoRedefine/>
    <w:uiPriority w:val="10"/>
    <w:rPr>
      <w:rFonts w:eastAsia="黑体" w:asciiTheme="majorHAnsi" w:hAnsiTheme="majorHAnsi" w:cstheme="majorBidi"/>
      <w:b/>
      <w:bCs/>
      <w:kern w:val="2"/>
      <w:sz w:val="32"/>
      <w:szCs w:val="32"/>
    </w:rPr>
  </w:style>
  <w:style w:type="character" w:customStyle="1" w:styleId="37">
    <w:name w:val="标题 1 字符"/>
    <w:basedOn w:val="21"/>
    <w:link w:val="2"/>
    <w:autoRedefine/>
    <w:qFormat/>
    <w:uiPriority w:val="9"/>
    <w:rPr>
      <w:b/>
      <w:bCs/>
      <w:kern w:val="44"/>
      <w:sz w:val="24"/>
      <w:szCs w:val="44"/>
    </w:rPr>
  </w:style>
  <w:style w:type="character" w:customStyle="1" w:styleId="38">
    <w:name w:val="称呼 字符"/>
    <w:basedOn w:val="21"/>
    <w:link w:val="7"/>
    <w:autoRedefine/>
    <w:qFormat/>
    <w:uiPriority w:val="99"/>
    <w:rPr>
      <w:kern w:val="2"/>
      <w:sz w:val="24"/>
      <w:szCs w:val="24"/>
    </w:rPr>
  </w:style>
  <w:style w:type="character" w:customStyle="1" w:styleId="39">
    <w:name w:val="结束语 字符"/>
    <w:basedOn w:val="21"/>
    <w:link w:val="8"/>
    <w:qFormat/>
    <w:uiPriority w:val="99"/>
    <w:rPr>
      <w:kern w:val="2"/>
      <w:sz w:val="24"/>
      <w:szCs w:val="24"/>
    </w:rPr>
  </w:style>
  <w:style w:type="character" w:customStyle="1" w:styleId="40">
    <w:name w:val="未处理的提及1"/>
    <w:basedOn w:val="21"/>
    <w:autoRedefine/>
    <w:semiHidden/>
    <w:unhideWhenUsed/>
    <w:uiPriority w:val="99"/>
    <w:rPr>
      <w:color w:val="605E5C"/>
      <w:shd w:val="clear" w:color="auto" w:fill="E1DFDD"/>
    </w:rPr>
  </w:style>
  <w:style w:type="paragraph" w:customStyle="1" w:styleId="41">
    <w:name w:val="法律文书"/>
    <w:basedOn w:val="1"/>
    <w:autoRedefine/>
    <w:qFormat/>
    <w:uiPriority w:val="0"/>
  </w:style>
  <w:style w:type="character" w:customStyle="1" w:styleId="42">
    <w:name w:val="标题 2 字符"/>
    <w:basedOn w:val="21"/>
    <w:link w:val="3"/>
    <w:autoRedefine/>
    <w:semiHidden/>
    <w:uiPriority w:val="9"/>
    <w:rPr>
      <w:rFonts w:asciiTheme="majorHAnsi" w:hAnsiTheme="majorHAnsi" w:eastAsiaTheme="majorEastAsia" w:cstheme="majorBidi"/>
      <w:b/>
      <w:bCs/>
      <w:kern w:val="2"/>
      <w:sz w:val="32"/>
      <w:szCs w:val="32"/>
    </w:rPr>
  </w:style>
  <w:style w:type="character" w:customStyle="1" w:styleId="43">
    <w:name w:val="副标题 字符"/>
    <w:basedOn w:val="21"/>
    <w:link w:val="13"/>
    <w:autoRedefine/>
    <w:qFormat/>
    <w:uiPriority w:val="11"/>
    <w:rPr>
      <w:rFonts w:asciiTheme="minorHAnsi" w:hAnsiTheme="minorHAnsi" w:eastAsiaTheme="minorEastAsia" w:cstheme="minorBidi"/>
      <w:b/>
      <w:bCs/>
      <w:kern w:val="28"/>
      <w:sz w:val="32"/>
      <w:szCs w:val="32"/>
    </w:rPr>
  </w:style>
  <w:style w:type="paragraph" w:styleId="44">
    <w:name w:val="No Spacing"/>
    <w:autoRedefine/>
    <w:qFormat/>
    <w:uiPriority w:val="99"/>
    <w:pPr>
      <w:widowControl w:val="0"/>
      <w:spacing w:afterLines="50"/>
      <w:jc w:val="both"/>
    </w:pPr>
    <w:rPr>
      <w:rFonts w:ascii="Times New Roman" w:hAnsi="Times New Roman" w:eastAsia="宋体" w:cs="Times New Roman"/>
      <w:kern w:val="2"/>
      <w:sz w:val="24"/>
      <w:szCs w:val="24"/>
      <w:lang w:val="en-US" w:eastAsia="zh-CN" w:bidi="ar-SA"/>
    </w:rPr>
  </w:style>
  <w:style w:type="character" w:customStyle="1" w:styleId="45">
    <w:name w:val="脚注文本 字符"/>
    <w:basedOn w:val="21"/>
    <w:link w:val="14"/>
    <w:autoRedefine/>
    <w:semiHidden/>
    <w:qFormat/>
    <w:uiPriority w:val="99"/>
    <w:rPr>
      <w:kern w:val="2"/>
      <w:sz w:val="18"/>
      <w:szCs w:val="18"/>
    </w:rPr>
  </w:style>
  <w:style w:type="character" w:customStyle="1" w:styleId="46">
    <w:name w:val="fontstyle01"/>
    <w:basedOn w:val="21"/>
    <w:autoRedefine/>
    <w:qFormat/>
    <w:uiPriority w:val="0"/>
    <w:rPr>
      <w:rFonts w:hint="default" w:ascii="TimesNewRomanPSMT" w:hAnsi="TimesNewRomanPSMT"/>
      <w:color w:val="000000"/>
      <w:sz w:val="24"/>
      <w:szCs w:val="24"/>
    </w:rPr>
  </w:style>
  <w:style w:type="character" w:customStyle="1" w:styleId="47">
    <w:name w:val="fontstyle11"/>
    <w:basedOn w:val="21"/>
    <w:autoRedefine/>
    <w:qFormat/>
    <w:uiPriority w:val="0"/>
    <w:rPr>
      <w:rFonts w:hint="eastAsia" w:ascii="宋体" w:hAnsi="宋体" w:eastAsia="宋体"/>
      <w:color w:val="000000"/>
      <w:sz w:val="24"/>
      <w:szCs w:val="24"/>
    </w:rPr>
  </w:style>
  <w:style w:type="character" w:customStyle="1" w:styleId="48">
    <w:name w:val="正文文本 字符"/>
    <w:basedOn w:val="21"/>
    <w:link w:val="9"/>
    <w:autoRedefine/>
    <w:semiHidden/>
    <w:qFormat/>
    <w:uiPriority w:val="99"/>
    <w:rPr>
      <w:kern w:val="2"/>
      <w:sz w:val="24"/>
      <w:szCs w:val="24"/>
    </w:rPr>
  </w:style>
  <w:style w:type="paragraph" w:customStyle="1" w:styleId="49">
    <w:name w:val="修订1"/>
    <w:autoRedefine/>
    <w:hidden/>
    <w:unhideWhenUsed/>
    <w:qFormat/>
    <w:uiPriority w:val="99"/>
    <w:rPr>
      <w:rFonts w:ascii="Times New Roman" w:hAnsi="Times New Roman" w:eastAsia="宋体" w:cs="Times New Roman"/>
      <w:kern w:val="2"/>
      <w:sz w:val="24"/>
      <w:szCs w:val="24"/>
      <w:lang w:val="en-US" w:eastAsia="zh-CN" w:bidi="ar-SA"/>
    </w:rPr>
  </w:style>
  <w:style w:type="character" w:customStyle="1" w:styleId="50">
    <w:name w:val="标题 4 字符"/>
    <w:basedOn w:val="21"/>
    <w:link w:val="5"/>
    <w:autoRedefine/>
    <w:semiHidden/>
    <w:qFormat/>
    <w:uiPriority w:val="9"/>
    <w:rPr>
      <w:rFonts w:asciiTheme="majorHAnsi" w:hAnsiTheme="majorHAnsi" w:eastAsiaTheme="majorEastAsia" w:cstheme="majorBidi"/>
      <w:b/>
      <w:bCs/>
      <w:kern w:val="2"/>
      <w:sz w:val="28"/>
      <w:szCs w:val="28"/>
    </w:rPr>
  </w:style>
  <w:style w:type="character" w:customStyle="1" w:styleId="51">
    <w:name w:val="批注文字 字符"/>
    <w:basedOn w:val="21"/>
    <w:link w:val="6"/>
    <w:semiHidden/>
    <w:uiPriority w:val="99"/>
    <w:rPr>
      <w:kern w:val="2"/>
      <w:sz w:val="24"/>
      <w:szCs w:val="24"/>
    </w:rPr>
  </w:style>
  <w:style w:type="character" w:customStyle="1" w:styleId="52">
    <w:name w:val="批注主题 字符"/>
    <w:basedOn w:val="51"/>
    <w:link w:val="18"/>
    <w:semiHidden/>
    <w:uiPriority w:val="99"/>
    <w:rPr>
      <w:b/>
      <w:bCs/>
      <w:kern w:val="2"/>
      <w:sz w:val="24"/>
      <w:szCs w:val="24"/>
    </w:rPr>
  </w:style>
  <w:style w:type="character" w:customStyle="1" w:styleId="53">
    <w:name w:val="未处理的提及2"/>
    <w:basedOn w:val="21"/>
    <w:semiHidden/>
    <w:unhideWhenUsed/>
    <w:uiPriority w:val="99"/>
    <w:rPr>
      <w:color w:val="605E5C"/>
      <w:shd w:val="clear" w:color="auto" w:fill="E1DFDD"/>
    </w:rPr>
  </w:style>
  <w:style w:type="character" w:customStyle="1" w:styleId="54">
    <w:name w:val="未处理的提及3"/>
    <w:basedOn w:val="21"/>
    <w:semiHidden/>
    <w:unhideWhenUsed/>
    <w:uiPriority w:val="99"/>
    <w:rPr>
      <w:color w:val="605E5C"/>
      <w:shd w:val="clear" w:color="auto" w:fill="E1DFDD"/>
    </w:rPr>
  </w:style>
  <w:style w:type="character" w:customStyle="1" w:styleId="55">
    <w:name w:val="selected"/>
    <w:basedOn w:val="2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3A816C80-9C41-4E15-9ACE-14EC98D72060}">
  <ds:schemaRefs/>
</ds:datastoreItem>
</file>

<file path=docProps/app.xml><?xml version="1.0" encoding="utf-8"?>
<Properties xmlns="http://schemas.openxmlformats.org/officeDocument/2006/extended-properties" xmlns:vt="http://schemas.openxmlformats.org/officeDocument/2006/docPropsVTypes">
  <Template>Normal.dotm</Template>
  <Company>设计</Company>
  <Pages>7</Pages>
  <Words>4788</Words>
  <Characters>5064</Characters>
  <Lines>23</Lines>
  <Paragraphs>6</Paragraphs>
  <TotalTime>63</TotalTime>
  <ScaleCrop>false</ScaleCrop>
  <LinksUpToDate>false</LinksUpToDate>
  <CharactersWithSpaces>5064</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2025-09-19T17:37:00Z</dcterms:created>
  <dc:creator>WynnSing</dc:creator>
  <cp:lastModifiedBy>WynnSIng</cp:lastModifiedBy>
  <cp:lastPrinted>2025-09-19T17:37:00Z</cp:lastPrinted>
  <dcterms:modified xsi:type="dcterms:W3CDTF">2025-10-29T15:24:42Z</dcterms:modified>
  <dc:title>中信证券-鼎晖-有孚网络 2025 年第 1 期数据中心持有型ABS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8C749552AAEA4EC399397ED666D352F7_12</vt:lpwstr>
  </property>
</Properties>
</file>